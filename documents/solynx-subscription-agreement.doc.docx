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D5E10" w14:textId="77777777" w:rsidR="008D361F" w:rsidRPr="00EE7CAE" w:rsidRDefault="008D361F" w:rsidP="00FA0DC6">
      <w:pPr>
        <w:pStyle w:val="Default"/>
        <w:spacing w:after="120"/>
        <w:jc w:val="center"/>
        <w:rPr>
          <w:rFonts w:asciiTheme="majorHAnsi" w:hAnsiTheme="majorHAnsi"/>
          <w:b/>
          <w:bCs/>
          <w:caps/>
          <w:sz w:val="22"/>
          <w:szCs w:val="22"/>
        </w:rPr>
      </w:pPr>
      <w:r w:rsidRPr="00EE7CAE">
        <w:rPr>
          <w:rFonts w:asciiTheme="majorHAnsi" w:hAnsiTheme="majorHAnsi"/>
          <w:b/>
          <w:bCs/>
          <w:caps/>
          <w:sz w:val="22"/>
          <w:szCs w:val="22"/>
        </w:rPr>
        <w:t>Subscription Agreement</w:t>
      </w:r>
    </w:p>
    <w:p w14:paraId="5B5E75FC" w14:textId="52E01E07" w:rsidR="008E621B" w:rsidRDefault="008D361F" w:rsidP="00C120D5">
      <w:pPr>
        <w:rPr>
          <w:rFonts w:asciiTheme="majorHAnsi" w:hAnsiTheme="majorHAnsi"/>
          <w:sz w:val="22"/>
          <w:szCs w:val="22"/>
        </w:rPr>
      </w:pPr>
      <w:r w:rsidRPr="00EE7CAE">
        <w:rPr>
          <w:rFonts w:asciiTheme="majorHAnsi" w:hAnsiTheme="majorHAnsi"/>
          <w:caps/>
          <w:sz w:val="22"/>
          <w:szCs w:val="22"/>
        </w:rPr>
        <w:t>This Subscription Agreement</w:t>
      </w:r>
      <w:r w:rsidRPr="00EE7CAE">
        <w:rPr>
          <w:rFonts w:asciiTheme="majorHAnsi" w:hAnsiTheme="majorHAnsi"/>
          <w:sz w:val="22"/>
          <w:szCs w:val="22"/>
        </w:rPr>
        <w:t xml:space="preserve"> (“Agreement”) is entered into as of </w:t>
      </w:r>
      <w:r w:rsidR="008E621B" w:rsidRPr="00EE7CAE">
        <w:rPr>
          <w:rFonts w:asciiTheme="majorHAnsi" w:hAnsiTheme="majorHAnsi"/>
          <w:sz w:val="22"/>
          <w:szCs w:val="22"/>
        </w:rPr>
        <w:t>_____________, 20</w:t>
      </w:r>
      <w:r w:rsidR="009049E5">
        <w:rPr>
          <w:rFonts w:asciiTheme="majorHAnsi" w:hAnsiTheme="majorHAnsi"/>
          <w:sz w:val="22"/>
          <w:szCs w:val="22"/>
        </w:rPr>
        <w:t>26</w:t>
      </w:r>
      <w:r w:rsidR="008E621B" w:rsidRPr="00EE7CAE">
        <w:rPr>
          <w:rFonts w:asciiTheme="majorHAnsi" w:hAnsiTheme="majorHAnsi"/>
          <w:sz w:val="22"/>
          <w:szCs w:val="22"/>
        </w:rPr>
        <w:t xml:space="preserve"> (“Effective Date”) b</w:t>
      </w:r>
      <w:r w:rsidRPr="00EE7CAE">
        <w:rPr>
          <w:rFonts w:asciiTheme="majorHAnsi" w:hAnsiTheme="majorHAnsi"/>
          <w:sz w:val="22"/>
          <w:szCs w:val="22"/>
        </w:rPr>
        <w:t>etween</w:t>
      </w:r>
      <w:r w:rsidR="003C21BA">
        <w:rPr>
          <w:rFonts w:asciiTheme="majorHAnsi" w:hAnsiTheme="majorHAnsi"/>
          <w:sz w:val="22"/>
          <w:szCs w:val="22"/>
        </w:rPr>
        <w:t xml:space="preserve"> </w:t>
      </w:r>
      <w:proofErr w:type="spellStart"/>
      <w:r w:rsidR="009049E5">
        <w:rPr>
          <w:rFonts w:asciiTheme="majorHAnsi" w:hAnsiTheme="majorHAnsi"/>
          <w:sz w:val="22"/>
          <w:szCs w:val="22"/>
        </w:rPr>
        <w:t>Solynx</w:t>
      </w:r>
      <w:proofErr w:type="spellEnd"/>
      <w:r w:rsidR="009049E5">
        <w:rPr>
          <w:rFonts w:asciiTheme="majorHAnsi" w:hAnsiTheme="majorHAnsi"/>
          <w:sz w:val="22"/>
          <w:szCs w:val="22"/>
        </w:rPr>
        <w:t xml:space="preserve"> LLC</w:t>
      </w:r>
      <w:r w:rsidR="003C21BA" w:rsidRPr="00E95DCB">
        <w:rPr>
          <w:sz w:val="22"/>
          <w:szCs w:val="22"/>
        </w:rPr>
        <w:t xml:space="preserve">, a </w:t>
      </w:r>
      <w:r w:rsidR="009049E5">
        <w:rPr>
          <w:sz w:val="22"/>
          <w:szCs w:val="22"/>
        </w:rPr>
        <w:t>California limited liability company</w:t>
      </w:r>
      <w:r w:rsidR="003C21BA" w:rsidRPr="00E95DCB">
        <w:rPr>
          <w:sz w:val="22"/>
          <w:szCs w:val="22"/>
        </w:rPr>
        <w:t xml:space="preserve"> with its principal offices at </w:t>
      </w:r>
      <w:r w:rsidR="00C120D5" w:rsidRPr="00C120D5">
        <w:rPr>
          <w:sz w:val="22"/>
          <w:szCs w:val="22"/>
        </w:rPr>
        <w:t>807 Y</w:t>
      </w:r>
      <w:r w:rsidR="00C120D5">
        <w:rPr>
          <w:sz w:val="22"/>
          <w:szCs w:val="22"/>
        </w:rPr>
        <w:t>ellowstone</w:t>
      </w:r>
      <w:r w:rsidR="00C120D5" w:rsidRPr="00C120D5">
        <w:rPr>
          <w:sz w:val="22"/>
          <w:szCs w:val="22"/>
        </w:rPr>
        <w:t xml:space="preserve"> C</w:t>
      </w:r>
      <w:r w:rsidR="00C120D5">
        <w:rPr>
          <w:sz w:val="22"/>
          <w:szCs w:val="22"/>
        </w:rPr>
        <w:t xml:space="preserve">ourt, </w:t>
      </w:r>
      <w:r w:rsidR="00C120D5" w:rsidRPr="00C120D5">
        <w:rPr>
          <w:sz w:val="22"/>
          <w:szCs w:val="22"/>
        </w:rPr>
        <w:t>T</w:t>
      </w:r>
      <w:r w:rsidR="00C120D5">
        <w:rPr>
          <w:sz w:val="22"/>
          <w:szCs w:val="22"/>
        </w:rPr>
        <w:t>racy</w:t>
      </w:r>
      <w:r w:rsidR="00C120D5" w:rsidRPr="00C120D5">
        <w:rPr>
          <w:sz w:val="22"/>
          <w:szCs w:val="22"/>
        </w:rPr>
        <w:t>, CA 95377</w:t>
      </w:r>
      <w:r w:rsidR="003C21BA" w:rsidRPr="00E95DCB">
        <w:rPr>
          <w:sz w:val="22"/>
          <w:szCs w:val="22"/>
        </w:rPr>
        <w:t xml:space="preserve"> (“</w:t>
      </w:r>
      <w:proofErr w:type="spellStart"/>
      <w:r w:rsidR="003C21BA" w:rsidRPr="00E95DCB">
        <w:rPr>
          <w:sz w:val="22"/>
          <w:szCs w:val="22"/>
        </w:rPr>
        <w:t>S</w:t>
      </w:r>
      <w:r w:rsidR="009049E5">
        <w:rPr>
          <w:sz w:val="22"/>
          <w:szCs w:val="22"/>
        </w:rPr>
        <w:t>olynx</w:t>
      </w:r>
      <w:proofErr w:type="spellEnd"/>
      <w:r w:rsidR="003C21BA" w:rsidRPr="00E95DCB">
        <w:rPr>
          <w:sz w:val="22"/>
          <w:szCs w:val="22"/>
        </w:rPr>
        <w:t>”)</w:t>
      </w:r>
      <w:r w:rsidR="003C21BA">
        <w:rPr>
          <w:sz w:val="22"/>
          <w:szCs w:val="22"/>
        </w:rPr>
        <w:t>,</w:t>
      </w:r>
      <w:r w:rsidRPr="00EE7CAE">
        <w:rPr>
          <w:rFonts w:asciiTheme="majorHAnsi" w:hAnsiTheme="majorHAnsi"/>
          <w:sz w:val="22"/>
          <w:szCs w:val="22"/>
        </w:rPr>
        <w:t xml:space="preserve"> and _______________________________, </w:t>
      </w:r>
      <w:r w:rsidR="009049E5">
        <w:rPr>
          <w:rFonts w:asciiTheme="majorHAnsi" w:hAnsiTheme="majorHAnsi"/>
          <w:sz w:val="22"/>
          <w:szCs w:val="22"/>
        </w:rPr>
        <w:t xml:space="preserve">a _______________, </w:t>
      </w:r>
      <w:r w:rsidRPr="00EE7CAE">
        <w:rPr>
          <w:rFonts w:asciiTheme="majorHAnsi" w:hAnsiTheme="majorHAnsi"/>
          <w:sz w:val="22"/>
          <w:szCs w:val="22"/>
        </w:rPr>
        <w:t xml:space="preserve">with its principal </w:t>
      </w:r>
      <w:r w:rsidR="008E621B" w:rsidRPr="00EE7CAE">
        <w:rPr>
          <w:rFonts w:asciiTheme="majorHAnsi" w:hAnsiTheme="majorHAnsi"/>
          <w:sz w:val="22"/>
          <w:szCs w:val="22"/>
        </w:rPr>
        <w:t>offices</w:t>
      </w:r>
      <w:r w:rsidRPr="00EE7CAE">
        <w:rPr>
          <w:rFonts w:asciiTheme="majorHAnsi" w:hAnsiTheme="majorHAnsi"/>
          <w:sz w:val="22"/>
          <w:szCs w:val="22"/>
        </w:rPr>
        <w:t xml:space="preserve"> at ____________________</w:t>
      </w:r>
      <w:r w:rsidR="008E621B" w:rsidRPr="00EE7CAE">
        <w:rPr>
          <w:rFonts w:asciiTheme="majorHAnsi" w:hAnsiTheme="majorHAnsi"/>
          <w:sz w:val="22"/>
          <w:szCs w:val="22"/>
        </w:rPr>
        <w:t xml:space="preserve"> ______________________________ </w:t>
      </w:r>
      <w:r w:rsidRPr="00EE7CAE">
        <w:rPr>
          <w:rFonts w:asciiTheme="majorHAnsi" w:hAnsiTheme="majorHAnsi"/>
          <w:sz w:val="22"/>
          <w:szCs w:val="22"/>
        </w:rPr>
        <w:t xml:space="preserve">(“Customer”). </w:t>
      </w:r>
    </w:p>
    <w:p w14:paraId="51E12D25" w14:textId="77777777" w:rsidR="0096235A" w:rsidRPr="00EE7CAE" w:rsidRDefault="0096235A" w:rsidP="0096235A">
      <w:pPr>
        <w:rPr>
          <w:rFonts w:asciiTheme="majorHAnsi" w:hAnsiTheme="majorHAnsi"/>
          <w:sz w:val="22"/>
          <w:szCs w:val="22"/>
        </w:rPr>
      </w:pPr>
    </w:p>
    <w:p w14:paraId="468DD429" w14:textId="77777777" w:rsidR="008E621B" w:rsidRPr="00EE7CAE" w:rsidRDefault="008E621B" w:rsidP="00FA0DC6">
      <w:pPr>
        <w:pStyle w:val="Default"/>
        <w:spacing w:after="120"/>
        <w:rPr>
          <w:rFonts w:asciiTheme="majorHAnsi" w:hAnsiTheme="majorHAnsi"/>
          <w:color w:val="auto"/>
          <w:sz w:val="22"/>
          <w:szCs w:val="22"/>
        </w:rPr>
      </w:pPr>
      <w:r w:rsidRPr="00EE7CAE">
        <w:rPr>
          <w:rFonts w:asciiTheme="majorHAnsi" w:hAnsiTheme="majorHAnsi"/>
          <w:color w:val="auto"/>
          <w:sz w:val="22"/>
          <w:szCs w:val="22"/>
        </w:rPr>
        <w:t>IT IS AGREED, in consideration of each party’s covenants herein, as follows:</w:t>
      </w:r>
    </w:p>
    <w:p w14:paraId="4A10FC11" w14:textId="77777777" w:rsidR="008E621B" w:rsidRPr="00EE7CAE" w:rsidRDefault="008D361F" w:rsidP="00FA0DC6">
      <w:pPr>
        <w:pStyle w:val="Default"/>
        <w:spacing w:after="120"/>
        <w:rPr>
          <w:rFonts w:asciiTheme="majorHAnsi" w:hAnsiTheme="majorHAnsi"/>
          <w:b/>
          <w:bCs/>
          <w:color w:val="auto"/>
          <w:sz w:val="22"/>
          <w:szCs w:val="22"/>
        </w:rPr>
      </w:pPr>
      <w:r w:rsidRPr="00EE7CAE">
        <w:rPr>
          <w:rFonts w:asciiTheme="majorHAnsi" w:hAnsiTheme="majorHAnsi"/>
          <w:b/>
          <w:bCs/>
          <w:color w:val="auto"/>
          <w:sz w:val="22"/>
          <w:szCs w:val="22"/>
        </w:rPr>
        <w:t xml:space="preserve">1. </w:t>
      </w:r>
      <w:r w:rsidR="008E621B" w:rsidRPr="00EE7CAE">
        <w:rPr>
          <w:rFonts w:asciiTheme="majorHAnsi" w:hAnsiTheme="majorHAnsi"/>
          <w:b/>
          <w:bCs/>
          <w:color w:val="auto"/>
          <w:sz w:val="22"/>
          <w:szCs w:val="22"/>
        </w:rPr>
        <w:t>Definitions.</w:t>
      </w:r>
    </w:p>
    <w:p w14:paraId="7E114739" w14:textId="16A075F0" w:rsidR="008E621B" w:rsidRDefault="008E621B" w:rsidP="00FA0DC6">
      <w:pPr>
        <w:pStyle w:val="Default"/>
        <w:spacing w:after="120"/>
        <w:rPr>
          <w:rFonts w:asciiTheme="majorHAnsi" w:hAnsiTheme="majorHAnsi"/>
          <w:color w:val="auto"/>
          <w:sz w:val="22"/>
          <w:szCs w:val="22"/>
        </w:rPr>
      </w:pPr>
      <w:proofErr w:type="gramStart"/>
      <w:r w:rsidRPr="00EE7CAE">
        <w:rPr>
          <w:rFonts w:asciiTheme="majorHAnsi" w:hAnsiTheme="majorHAnsi"/>
          <w:b/>
          <w:bCs/>
          <w:color w:val="auto"/>
          <w:sz w:val="22"/>
          <w:szCs w:val="22"/>
        </w:rPr>
        <w:t>1.</w:t>
      </w:r>
      <w:r w:rsidR="009049E5">
        <w:rPr>
          <w:rFonts w:asciiTheme="majorHAnsi" w:hAnsiTheme="majorHAnsi"/>
          <w:b/>
          <w:bCs/>
          <w:color w:val="auto"/>
          <w:sz w:val="22"/>
          <w:szCs w:val="22"/>
        </w:rPr>
        <w:t>1</w:t>
      </w:r>
      <w:r w:rsidRPr="00EE7CAE">
        <w:rPr>
          <w:rFonts w:asciiTheme="majorHAnsi" w:hAnsiTheme="majorHAnsi"/>
          <w:b/>
          <w:bCs/>
          <w:color w:val="auto"/>
          <w:sz w:val="22"/>
          <w:szCs w:val="22"/>
        </w:rPr>
        <w:t xml:space="preserve">  “</w:t>
      </w:r>
      <w:proofErr w:type="gramEnd"/>
      <w:r w:rsidRPr="00EE7CAE">
        <w:rPr>
          <w:rFonts w:asciiTheme="majorHAnsi" w:hAnsiTheme="majorHAnsi"/>
          <w:b/>
          <w:bCs/>
          <w:color w:val="auto"/>
          <w:sz w:val="22"/>
          <w:szCs w:val="22"/>
        </w:rPr>
        <w:t xml:space="preserve">Customer Data” </w:t>
      </w:r>
      <w:r w:rsidRPr="00EE7CAE">
        <w:rPr>
          <w:rFonts w:asciiTheme="majorHAnsi" w:hAnsiTheme="majorHAnsi"/>
          <w:color w:val="auto"/>
          <w:sz w:val="22"/>
          <w:szCs w:val="22"/>
        </w:rPr>
        <w:t xml:space="preserve">means all electronic data </w:t>
      </w:r>
      <w:r w:rsidR="00B3358F">
        <w:rPr>
          <w:rFonts w:asciiTheme="majorHAnsi" w:hAnsiTheme="majorHAnsi"/>
          <w:color w:val="auto"/>
          <w:sz w:val="22"/>
          <w:szCs w:val="22"/>
        </w:rPr>
        <w:t>and</w:t>
      </w:r>
      <w:r w:rsidRPr="00EE7CAE">
        <w:rPr>
          <w:rFonts w:asciiTheme="majorHAnsi" w:hAnsiTheme="majorHAnsi"/>
          <w:color w:val="auto"/>
          <w:sz w:val="22"/>
          <w:szCs w:val="22"/>
        </w:rPr>
        <w:t xml:space="preserve"> </w:t>
      </w:r>
      <w:r w:rsidR="00730087">
        <w:rPr>
          <w:rFonts w:asciiTheme="majorHAnsi" w:hAnsiTheme="majorHAnsi"/>
          <w:color w:val="auto"/>
          <w:sz w:val="22"/>
          <w:szCs w:val="22"/>
        </w:rPr>
        <w:t xml:space="preserve">other </w:t>
      </w:r>
      <w:r w:rsidRPr="00EE7CAE">
        <w:rPr>
          <w:rFonts w:asciiTheme="majorHAnsi" w:hAnsiTheme="majorHAnsi"/>
          <w:color w:val="auto"/>
          <w:sz w:val="22"/>
          <w:szCs w:val="22"/>
        </w:rPr>
        <w:t>information submitted to the Service by Custom</w:t>
      </w:r>
      <w:r w:rsidRPr="00C120D5">
        <w:rPr>
          <w:rFonts w:asciiTheme="majorHAnsi" w:hAnsiTheme="majorHAnsi"/>
          <w:color w:val="auto"/>
          <w:sz w:val="22"/>
          <w:szCs w:val="22"/>
        </w:rPr>
        <w:t xml:space="preserve">er. </w:t>
      </w:r>
      <w:r w:rsidR="00B47D3F" w:rsidRPr="00C120D5">
        <w:rPr>
          <w:rFonts w:asciiTheme="majorHAnsi" w:hAnsiTheme="majorHAnsi"/>
          <w:color w:val="auto"/>
          <w:sz w:val="22"/>
          <w:szCs w:val="22"/>
        </w:rPr>
        <w:t xml:space="preserve">Customer Data is defined as “User </w:t>
      </w:r>
      <w:r w:rsidR="00C120D5" w:rsidRPr="00C120D5">
        <w:rPr>
          <w:rFonts w:asciiTheme="majorHAnsi" w:hAnsiTheme="majorHAnsi"/>
          <w:color w:val="auto"/>
          <w:sz w:val="22"/>
          <w:szCs w:val="22"/>
        </w:rPr>
        <w:t>Data</w:t>
      </w:r>
      <w:r w:rsidR="00B47D3F" w:rsidRPr="00C120D5">
        <w:rPr>
          <w:rFonts w:asciiTheme="majorHAnsi" w:hAnsiTheme="majorHAnsi"/>
          <w:color w:val="auto"/>
          <w:sz w:val="22"/>
          <w:szCs w:val="22"/>
        </w:rPr>
        <w:t>” in the Terms of Use.</w:t>
      </w:r>
    </w:p>
    <w:p w14:paraId="77E64E6A" w14:textId="509CFD37" w:rsidR="00C41E74" w:rsidRPr="00C120D5" w:rsidRDefault="00C41E74" w:rsidP="00FA0DC6">
      <w:pPr>
        <w:pStyle w:val="Default"/>
        <w:spacing w:after="120"/>
        <w:rPr>
          <w:rFonts w:asciiTheme="majorHAnsi" w:hAnsiTheme="majorHAnsi"/>
          <w:sz w:val="22"/>
        </w:rPr>
      </w:pPr>
      <w:proofErr w:type="gramStart"/>
      <w:r w:rsidRPr="00C41E74">
        <w:rPr>
          <w:rFonts w:asciiTheme="majorHAnsi" w:hAnsiTheme="majorHAnsi"/>
          <w:b/>
          <w:color w:val="auto"/>
          <w:sz w:val="22"/>
          <w:szCs w:val="22"/>
        </w:rPr>
        <w:t>1.</w:t>
      </w:r>
      <w:r w:rsidR="009049E5">
        <w:rPr>
          <w:rFonts w:asciiTheme="majorHAnsi" w:hAnsiTheme="majorHAnsi"/>
          <w:b/>
          <w:color w:val="auto"/>
          <w:sz w:val="22"/>
          <w:szCs w:val="22"/>
        </w:rPr>
        <w:t>2</w:t>
      </w:r>
      <w:r w:rsidRPr="00C41E74">
        <w:rPr>
          <w:rFonts w:asciiTheme="majorHAnsi" w:hAnsiTheme="majorHAnsi"/>
          <w:b/>
          <w:color w:val="auto"/>
          <w:sz w:val="22"/>
          <w:szCs w:val="22"/>
        </w:rPr>
        <w:t xml:space="preserve">  “</w:t>
      </w:r>
      <w:proofErr w:type="gramEnd"/>
      <w:r w:rsidRPr="00C41E74">
        <w:rPr>
          <w:rFonts w:asciiTheme="majorHAnsi" w:hAnsiTheme="majorHAnsi"/>
          <w:b/>
          <w:color w:val="auto"/>
          <w:sz w:val="22"/>
          <w:szCs w:val="22"/>
        </w:rPr>
        <w:t>Customer Deliverables”</w:t>
      </w:r>
      <w:r w:rsidRPr="00C41E74">
        <w:rPr>
          <w:rFonts w:asciiTheme="majorHAnsi" w:hAnsiTheme="majorHAnsi"/>
          <w:color w:val="auto"/>
          <w:sz w:val="22"/>
          <w:szCs w:val="22"/>
        </w:rPr>
        <w:t xml:space="preserve"> means </w:t>
      </w:r>
      <w:r w:rsidR="004A275B">
        <w:rPr>
          <w:rFonts w:asciiTheme="majorHAnsi" w:hAnsiTheme="majorHAnsi"/>
          <w:color w:val="auto"/>
          <w:sz w:val="22"/>
          <w:szCs w:val="22"/>
        </w:rPr>
        <w:t xml:space="preserve">any </w:t>
      </w:r>
      <w:r w:rsidR="008E03B4">
        <w:rPr>
          <w:rFonts w:asciiTheme="majorHAnsi" w:hAnsiTheme="majorHAnsi"/>
          <w:color w:val="auto"/>
          <w:sz w:val="22"/>
          <w:szCs w:val="22"/>
        </w:rPr>
        <w:t xml:space="preserve">results or other information </w:t>
      </w:r>
      <w:r w:rsidR="004A275B">
        <w:rPr>
          <w:rFonts w:asciiTheme="majorHAnsi" w:hAnsiTheme="majorHAnsi"/>
          <w:color w:val="auto"/>
          <w:sz w:val="22"/>
          <w:szCs w:val="22"/>
        </w:rPr>
        <w:t xml:space="preserve">generated by the Service from Customer Data, including </w:t>
      </w:r>
      <w:r w:rsidR="00B3358F">
        <w:rPr>
          <w:rFonts w:asciiTheme="majorHAnsi" w:hAnsiTheme="majorHAnsi"/>
          <w:color w:val="auto"/>
          <w:sz w:val="22"/>
          <w:szCs w:val="22"/>
        </w:rPr>
        <w:t xml:space="preserve">sales </w:t>
      </w:r>
      <w:r w:rsidR="004A275B">
        <w:rPr>
          <w:rFonts w:asciiTheme="majorHAnsi" w:hAnsiTheme="majorHAnsi"/>
          <w:color w:val="auto"/>
          <w:sz w:val="22"/>
          <w:szCs w:val="22"/>
        </w:rPr>
        <w:t>opportunities and prospects</w:t>
      </w:r>
      <w:r w:rsidR="0005748A">
        <w:rPr>
          <w:rFonts w:asciiTheme="majorHAnsi" w:hAnsiTheme="majorHAnsi"/>
          <w:color w:val="auto"/>
          <w:sz w:val="22"/>
          <w:szCs w:val="22"/>
        </w:rPr>
        <w:t>,</w:t>
      </w:r>
      <w:r w:rsidR="004A275B">
        <w:rPr>
          <w:rFonts w:asciiTheme="majorHAnsi" w:hAnsiTheme="majorHAnsi"/>
          <w:color w:val="auto"/>
          <w:sz w:val="22"/>
          <w:szCs w:val="22"/>
        </w:rPr>
        <w:t xml:space="preserve"> </w:t>
      </w:r>
      <w:r w:rsidR="0005748A">
        <w:rPr>
          <w:rFonts w:asciiTheme="majorHAnsi" w:hAnsiTheme="majorHAnsi"/>
          <w:color w:val="auto"/>
          <w:sz w:val="22"/>
          <w:szCs w:val="22"/>
        </w:rPr>
        <w:t xml:space="preserve">contact records, campaign performance data </w:t>
      </w:r>
      <w:r w:rsidR="00B3358F">
        <w:rPr>
          <w:rFonts w:asciiTheme="majorHAnsi" w:hAnsiTheme="majorHAnsi"/>
          <w:color w:val="auto"/>
          <w:sz w:val="22"/>
          <w:szCs w:val="22"/>
        </w:rPr>
        <w:t xml:space="preserve">and </w:t>
      </w:r>
      <w:r w:rsidR="0005748A">
        <w:rPr>
          <w:rFonts w:asciiTheme="majorHAnsi" w:hAnsiTheme="majorHAnsi"/>
          <w:color w:val="auto"/>
          <w:sz w:val="22"/>
          <w:szCs w:val="22"/>
        </w:rPr>
        <w:t xml:space="preserve">marketing and sales </w:t>
      </w:r>
      <w:r w:rsidR="008E03B4">
        <w:rPr>
          <w:rFonts w:asciiTheme="majorHAnsi" w:hAnsiTheme="majorHAnsi"/>
          <w:color w:val="auto"/>
          <w:sz w:val="22"/>
          <w:szCs w:val="22"/>
        </w:rPr>
        <w:t>reports and analy</w:t>
      </w:r>
      <w:r w:rsidR="0005748A">
        <w:rPr>
          <w:rFonts w:asciiTheme="majorHAnsi" w:hAnsiTheme="majorHAnsi"/>
          <w:color w:val="auto"/>
          <w:sz w:val="22"/>
          <w:szCs w:val="22"/>
        </w:rPr>
        <w:t>tics</w:t>
      </w:r>
      <w:r w:rsidRPr="00C41E74">
        <w:rPr>
          <w:rFonts w:asciiTheme="majorHAnsi" w:hAnsiTheme="majorHAnsi"/>
          <w:sz w:val="22"/>
          <w:szCs w:val="22"/>
        </w:rPr>
        <w:t>.</w:t>
      </w:r>
      <w:r>
        <w:rPr>
          <w:rFonts w:asciiTheme="majorHAnsi" w:hAnsiTheme="majorHAnsi"/>
          <w:sz w:val="22"/>
          <w:szCs w:val="22"/>
        </w:rPr>
        <w:t xml:space="preserve"> </w:t>
      </w:r>
      <w:r w:rsidR="004A275B" w:rsidRPr="004A275B">
        <w:rPr>
          <w:rFonts w:asciiTheme="majorHAnsi" w:hAnsiTheme="majorHAnsi"/>
          <w:sz w:val="22"/>
          <w:szCs w:val="22"/>
          <w:highlight w:val="yellow"/>
        </w:rPr>
        <w:t xml:space="preserve"> </w:t>
      </w:r>
    </w:p>
    <w:p w14:paraId="37ABDB75" w14:textId="0B30E899" w:rsidR="00634121" w:rsidRPr="00C41E74" w:rsidRDefault="00634121" w:rsidP="00FA0DC6">
      <w:pPr>
        <w:pStyle w:val="Default"/>
        <w:spacing w:after="120"/>
        <w:rPr>
          <w:rFonts w:asciiTheme="majorHAnsi" w:hAnsiTheme="majorHAnsi"/>
          <w:color w:val="auto"/>
          <w:sz w:val="22"/>
          <w:szCs w:val="22"/>
        </w:rPr>
      </w:pPr>
      <w:proofErr w:type="gramStart"/>
      <w:r w:rsidRPr="00634121">
        <w:rPr>
          <w:rFonts w:asciiTheme="majorHAnsi" w:hAnsiTheme="majorHAnsi"/>
          <w:b/>
          <w:bCs/>
          <w:sz w:val="22"/>
          <w:szCs w:val="22"/>
        </w:rPr>
        <w:t>1.3  “</w:t>
      </w:r>
      <w:proofErr w:type="gramEnd"/>
      <w:r w:rsidRPr="00634121">
        <w:rPr>
          <w:rFonts w:asciiTheme="majorHAnsi" w:hAnsiTheme="majorHAnsi"/>
          <w:b/>
          <w:bCs/>
          <w:sz w:val="22"/>
          <w:szCs w:val="22"/>
        </w:rPr>
        <w:t>Order Form”</w:t>
      </w:r>
      <w:r>
        <w:rPr>
          <w:rFonts w:asciiTheme="majorHAnsi" w:hAnsiTheme="majorHAnsi"/>
          <w:sz w:val="22"/>
          <w:szCs w:val="22"/>
        </w:rPr>
        <w:t xml:space="preserve"> means</w:t>
      </w:r>
      <w:r w:rsidR="00047F58">
        <w:rPr>
          <w:rFonts w:asciiTheme="majorHAnsi" w:hAnsiTheme="majorHAnsi"/>
          <w:sz w:val="22"/>
          <w:szCs w:val="22"/>
        </w:rPr>
        <w:t xml:space="preserve"> any Customer order for the Service, </w:t>
      </w:r>
      <w:proofErr w:type="spellStart"/>
      <w:r w:rsidR="00047F58">
        <w:rPr>
          <w:rFonts w:asciiTheme="majorHAnsi" w:hAnsiTheme="majorHAnsi"/>
          <w:sz w:val="22"/>
          <w:szCs w:val="22"/>
        </w:rPr>
        <w:t>Solynx</w:t>
      </w:r>
      <w:proofErr w:type="spellEnd"/>
      <w:r w:rsidR="00047F58">
        <w:rPr>
          <w:rFonts w:asciiTheme="majorHAnsi" w:hAnsiTheme="majorHAnsi"/>
          <w:sz w:val="22"/>
          <w:szCs w:val="22"/>
        </w:rPr>
        <w:t xml:space="preserve"> Professional Services and/or other Customer Service-related options and the fees due and owing therefor that is issued by </w:t>
      </w:r>
      <w:proofErr w:type="spellStart"/>
      <w:r w:rsidR="00047F58">
        <w:rPr>
          <w:rFonts w:asciiTheme="majorHAnsi" w:hAnsiTheme="majorHAnsi"/>
          <w:sz w:val="22"/>
          <w:szCs w:val="22"/>
        </w:rPr>
        <w:t>Solynx</w:t>
      </w:r>
      <w:proofErr w:type="spellEnd"/>
      <w:r w:rsidR="00047F58">
        <w:rPr>
          <w:rFonts w:asciiTheme="majorHAnsi" w:hAnsiTheme="majorHAnsi"/>
          <w:sz w:val="22"/>
          <w:szCs w:val="22"/>
        </w:rPr>
        <w:t xml:space="preserve"> and signed by Customer </w:t>
      </w:r>
      <w:r w:rsidR="00C120D5">
        <w:rPr>
          <w:rFonts w:asciiTheme="majorHAnsi" w:hAnsiTheme="majorHAnsi"/>
          <w:sz w:val="22"/>
          <w:szCs w:val="22"/>
        </w:rPr>
        <w:t xml:space="preserve">or submitted via </w:t>
      </w:r>
      <w:proofErr w:type="spellStart"/>
      <w:r w:rsidR="00C120D5">
        <w:rPr>
          <w:rFonts w:asciiTheme="majorHAnsi" w:hAnsiTheme="majorHAnsi"/>
          <w:sz w:val="22"/>
          <w:szCs w:val="22"/>
        </w:rPr>
        <w:t>Solynx’s</w:t>
      </w:r>
      <w:proofErr w:type="spellEnd"/>
      <w:r w:rsidR="00C120D5">
        <w:rPr>
          <w:rFonts w:asciiTheme="majorHAnsi" w:hAnsiTheme="majorHAnsi"/>
          <w:sz w:val="22"/>
          <w:szCs w:val="22"/>
        </w:rPr>
        <w:t xml:space="preserve"> website </w:t>
      </w:r>
      <w:r w:rsidR="00047F58">
        <w:rPr>
          <w:rFonts w:asciiTheme="majorHAnsi" w:hAnsiTheme="majorHAnsi"/>
          <w:sz w:val="22"/>
          <w:szCs w:val="22"/>
        </w:rPr>
        <w:t>at any time and from time to time during the Term (defined below).</w:t>
      </w:r>
    </w:p>
    <w:p w14:paraId="004FE6A4" w14:textId="512012A4" w:rsidR="008E621B" w:rsidRDefault="008E621B" w:rsidP="00FA0DC6">
      <w:pPr>
        <w:pStyle w:val="Default"/>
        <w:spacing w:after="120"/>
        <w:rPr>
          <w:rFonts w:asciiTheme="majorHAnsi" w:hAnsiTheme="majorHAnsi"/>
          <w:color w:val="auto"/>
          <w:sz w:val="22"/>
          <w:szCs w:val="22"/>
        </w:rPr>
      </w:pPr>
      <w:proofErr w:type="gramStart"/>
      <w:r w:rsidRPr="00EE7CAE">
        <w:rPr>
          <w:rFonts w:asciiTheme="majorHAnsi" w:hAnsiTheme="majorHAnsi"/>
          <w:b/>
          <w:bCs/>
          <w:color w:val="auto"/>
          <w:sz w:val="22"/>
          <w:szCs w:val="22"/>
        </w:rPr>
        <w:t>1.</w:t>
      </w:r>
      <w:r w:rsidR="00634121">
        <w:rPr>
          <w:rFonts w:asciiTheme="majorHAnsi" w:hAnsiTheme="majorHAnsi"/>
          <w:b/>
          <w:bCs/>
          <w:color w:val="auto"/>
          <w:sz w:val="22"/>
          <w:szCs w:val="22"/>
        </w:rPr>
        <w:t>4</w:t>
      </w:r>
      <w:r w:rsidRPr="00EE7CAE">
        <w:rPr>
          <w:rFonts w:asciiTheme="majorHAnsi" w:hAnsiTheme="majorHAnsi"/>
          <w:b/>
          <w:bCs/>
          <w:color w:val="auto"/>
          <w:sz w:val="22"/>
          <w:szCs w:val="22"/>
        </w:rPr>
        <w:t xml:space="preserve">  “</w:t>
      </w:r>
      <w:proofErr w:type="gramEnd"/>
      <w:r w:rsidRPr="00EE7CAE">
        <w:rPr>
          <w:rFonts w:asciiTheme="majorHAnsi" w:hAnsiTheme="majorHAnsi"/>
          <w:b/>
          <w:bCs/>
          <w:color w:val="auto"/>
          <w:sz w:val="22"/>
          <w:szCs w:val="22"/>
        </w:rPr>
        <w:t xml:space="preserve">Service” </w:t>
      </w:r>
      <w:r w:rsidRPr="00EE7CAE">
        <w:rPr>
          <w:rFonts w:asciiTheme="majorHAnsi" w:hAnsiTheme="majorHAnsi"/>
          <w:color w:val="auto"/>
          <w:sz w:val="22"/>
          <w:szCs w:val="22"/>
        </w:rPr>
        <w:t xml:space="preserve">means, collectively, </w:t>
      </w:r>
      <w:proofErr w:type="spellStart"/>
      <w:r w:rsidR="009049E5">
        <w:rPr>
          <w:rFonts w:asciiTheme="majorHAnsi" w:hAnsiTheme="majorHAnsi"/>
          <w:color w:val="auto"/>
          <w:sz w:val="22"/>
          <w:szCs w:val="22"/>
        </w:rPr>
        <w:t>Solynx</w:t>
      </w:r>
      <w:r w:rsidRPr="00EE7CAE">
        <w:rPr>
          <w:rFonts w:asciiTheme="majorHAnsi" w:hAnsiTheme="majorHAnsi"/>
          <w:color w:val="auto"/>
          <w:sz w:val="22"/>
          <w:szCs w:val="22"/>
        </w:rPr>
        <w:t>’s</w:t>
      </w:r>
      <w:proofErr w:type="spellEnd"/>
      <w:r w:rsidRPr="00EE7CAE">
        <w:rPr>
          <w:rFonts w:asciiTheme="majorHAnsi" w:hAnsiTheme="majorHAnsi"/>
          <w:color w:val="auto"/>
          <w:sz w:val="22"/>
          <w:szCs w:val="22"/>
        </w:rPr>
        <w:t xml:space="preserve"> online business application</w:t>
      </w:r>
      <w:r w:rsidR="00B3358F">
        <w:rPr>
          <w:rFonts w:asciiTheme="majorHAnsi" w:hAnsiTheme="majorHAnsi"/>
          <w:color w:val="auto"/>
          <w:sz w:val="22"/>
          <w:szCs w:val="22"/>
        </w:rPr>
        <w:t>s</w:t>
      </w:r>
      <w:r w:rsidRPr="00EE7CAE">
        <w:rPr>
          <w:rFonts w:asciiTheme="majorHAnsi" w:hAnsiTheme="majorHAnsi"/>
          <w:color w:val="auto"/>
          <w:sz w:val="22"/>
          <w:szCs w:val="22"/>
        </w:rPr>
        <w:t xml:space="preserve"> </w:t>
      </w:r>
      <w:r w:rsidR="00CD0028">
        <w:rPr>
          <w:rFonts w:asciiTheme="majorHAnsi" w:hAnsiTheme="majorHAnsi"/>
          <w:color w:val="auto"/>
          <w:sz w:val="22"/>
          <w:szCs w:val="22"/>
        </w:rPr>
        <w:t xml:space="preserve">set forth on </w:t>
      </w:r>
      <w:r w:rsidR="00B3358F">
        <w:rPr>
          <w:rFonts w:asciiTheme="majorHAnsi" w:hAnsiTheme="majorHAnsi"/>
          <w:color w:val="auto"/>
          <w:sz w:val="22"/>
          <w:szCs w:val="22"/>
        </w:rPr>
        <w:t>each</w:t>
      </w:r>
      <w:r w:rsidRPr="00EE7CAE">
        <w:rPr>
          <w:rFonts w:asciiTheme="majorHAnsi" w:hAnsiTheme="majorHAnsi"/>
          <w:color w:val="auto"/>
          <w:sz w:val="22"/>
          <w:szCs w:val="22"/>
        </w:rPr>
        <w:t xml:space="preserve"> </w:t>
      </w:r>
      <w:r w:rsidR="004A275B">
        <w:rPr>
          <w:rFonts w:asciiTheme="majorHAnsi" w:hAnsiTheme="majorHAnsi"/>
          <w:color w:val="auto"/>
          <w:sz w:val="22"/>
          <w:szCs w:val="22"/>
        </w:rPr>
        <w:t>Order For</w:t>
      </w:r>
      <w:r w:rsidR="00C120D5">
        <w:rPr>
          <w:rFonts w:asciiTheme="majorHAnsi" w:hAnsiTheme="majorHAnsi"/>
          <w:color w:val="auto"/>
          <w:sz w:val="22"/>
          <w:szCs w:val="22"/>
        </w:rPr>
        <w:t>m</w:t>
      </w:r>
      <w:r w:rsidRPr="00EE7CAE">
        <w:rPr>
          <w:rFonts w:asciiTheme="majorHAnsi" w:hAnsiTheme="majorHAnsi"/>
          <w:color w:val="auto"/>
          <w:sz w:val="22"/>
          <w:szCs w:val="22"/>
        </w:rPr>
        <w:t xml:space="preserve">, </w:t>
      </w:r>
      <w:r w:rsidR="00732A75" w:rsidRPr="00EE7CAE">
        <w:rPr>
          <w:rFonts w:asciiTheme="majorHAnsi" w:hAnsiTheme="majorHAnsi"/>
          <w:color w:val="auto"/>
          <w:sz w:val="22"/>
          <w:szCs w:val="22"/>
        </w:rPr>
        <w:t xml:space="preserve">expressly </w:t>
      </w:r>
      <w:r w:rsidRPr="00EE7CAE">
        <w:rPr>
          <w:rFonts w:asciiTheme="majorHAnsi" w:hAnsiTheme="majorHAnsi"/>
          <w:color w:val="auto"/>
          <w:sz w:val="22"/>
          <w:szCs w:val="22"/>
        </w:rPr>
        <w:t>excluding Third</w:t>
      </w:r>
      <w:r w:rsidR="00B3358F">
        <w:rPr>
          <w:rFonts w:asciiTheme="majorHAnsi" w:hAnsiTheme="majorHAnsi"/>
          <w:color w:val="auto"/>
          <w:sz w:val="22"/>
          <w:szCs w:val="22"/>
        </w:rPr>
        <w:t>-</w:t>
      </w:r>
      <w:r w:rsidRPr="00EE7CAE">
        <w:rPr>
          <w:rFonts w:asciiTheme="majorHAnsi" w:hAnsiTheme="majorHAnsi"/>
          <w:color w:val="auto"/>
          <w:sz w:val="22"/>
          <w:szCs w:val="22"/>
        </w:rPr>
        <w:t>Party Applications a</w:t>
      </w:r>
      <w:r w:rsidR="008E03B4">
        <w:rPr>
          <w:rFonts w:asciiTheme="majorHAnsi" w:hAnsiTheme="majorHAnsi"/>
          <w:color w:val="auto"/>
          <w:sz w:val="22"/>
          <w:szCs w:val="22"/>
        </w:rPr>
        <w:t>s well as</w:t>
      </w:r>
      <w:r w:rsidRPr="00EE7CAE">
        <w:rPr>
          <w:rFonts w:asciiTheme="majorHAnsi" w:hAnsiTheme="majorHAnsi"/>
          <w:color w:val="auto"/>
          <w:sz w:val="22"/>
          <w:szCs w:val="22"/>
        </w:rPr>
        <w:t xml:space="preserve"> </w:t>
      </w:r>
      <w:proofErr w:type="spellStart"/>
      <w:r w:rsidR="009049E5">
        <w:rPr>
          <w:rFonts w:asciiTheme="majorHAnsi" w:hAnsiTheme="majorHAnsi"/>
          <w:color w:val="auto"/>
          <w:sz w:val="22"/>
          <w:szCs w:val="22"/>
        </w:rPr>
        <w:t>Solynx</w:t>
      </w:r>
      <w:proofErr w:type="spellEnd"/>
      <w:r w:rsidR="00732A75" w:rsidRPr="00EE7CAE">
        <w:rPr>
          <w:rFonts w:asciiTheme="majorHAnsi" w:hAnsiTheme="majorHAnsi"/>
          <w:color w:val="auto"/>
          <w:sz w:val="22"/>
          <w:szCs w:val="22"/>
        </w:rPr>
        <w:t xml:space="preserve"> </w:t>
      </w:r>
      <w:r w:rsidR="004A275B">
        <w:rPr>
          <w:rFonts w:asciiTheme="majorHAnsi" w:hAnsiTheme="majorHAnsi"/>
          <w:color w:val="auto"/>
          <w:sz w:val="22"/>
          <w:szCs w:val="22"/>
        </w:rPr>
        <w:t>Professional</w:t>
      </w:r>
      <w:r w:rsidRPr="00EE7CAE">
        <w:rPr>
          <w:rFonts w:asciiTheme="majorHAnsi" w:hAnsiTheme="majorHAnsi"/>
          <w:color w:val="auto"/>
          <w:sz w:val="22"/>
          <w:szCs w:val="22"/>
        </w:rPr>
        <w:t xml:space="preserve"> </w:t>
      </w:r>
      <w:r w:rsidR="004A275B">
        <w:rPr>
          <w:rFonts w:asciiTheme="majorHAnsi" w:hAnsiTheme="majorHAnsi"/>
          <w:color w:val="auto"/>
          <w:sz w:val="22"/>
          <w:szCs w:val="22"/>
        </w:rPr>
        <w:t>S</w:t>
      </w:r>
      <w:r w:rsidRPr="00EE7CAE">
        <w:rPr>
          <w:rFonts w:asciiTheme="majorHAnsi" w:hAnsiTheme="majorHAnsi"/>
          <w:color w:val="auto"/>
          <w:sz w:val="22"/>
          <w:szCs w:val="22"/>
        </w:rPr>
        <w:t xml:space="preserve">ervices. </w:t>
      </w:r>
      <w:r w:rsidR="00732A75" w:rsidRPr="00EE7CAE">
        <w:rPr>
          <w:rFonts w:asciiTheme="majorHAnsi" w:hAnsiTheme="majorHAnsi"/>
          <w:color w:val="auto"/>
          <w:sz w:val="22"/>
          <w:szCs w:val="22"/>
        </w:rPr>
        <w:t xml:space="preserve">The Service will </w:t>
      </w:r>
      <w:r w:rsidR="004A275B">
        <w:rPr>
          <w:rFonts w:asciiTheme="majorHAnsi" w:hAnsiTheme="majorHAnsi"/>
          <w:color w:val="auto"/>
          <w:sz w:val="22"/>
          <w:szCs w:val="22"/>
        </w:rPr>
        <w:t xml:space="preserve">automatically </w:t>
      </w:r>
      <w:r w:rsidR="00732A75" w:rsidRPr="00EE7CAE">
        <w:rPr>
          <w:rFonts w:asciiTheme="majorHAnsi" w:hAnsiTheme="majorHAnsi"/>
          <w:color w:val="auto"/>
          <w:sz w:val="22"/>
          <w:szCs w:val="22"/>
        </w:rPr>
        <w:t>inclu</w:t>
      </w:r>
      <w:r w:rsidR="00C41E74">
        <w:rPr>
          <w:rFonts w:asciiTheme="majorHAnsi" w:hAnsiTheme="majorHAnsi"/>
          <w:color w:val="auto"/>
          <w:sz w:val="22"/>
          <w:szCs w:val="22"/>
        </w:rPr>
        <w:t>d</w:t>
      </w:r>
      <w:r w:rsidR="00732A75" w:rsidRPr="00EE7CAE">
        <w:rPr>
          <w:rFonts w:asciiTheme="majorHAnsi" w:hAnsiTheme="majorHAnsi"/>
          <w:color w:val="auto"/>
          <w:sz w:val="22"/>
          <w:szCs w:val="22"/>
        </w:rPr>
        <w:t xml:space="preserve">e </w:t>
      </w:r>
      <w:r w:rsidR="004A275B">
        <w:rPr>
          <w:rFonts w:asciiTheme="majorHAnsi" w:hAnsiTheme="majorHAnsi"/>
          <w:color w:val="auto"/>
          <w:sz w:val="22"/>
          <w:szCs w:val="22"/>
        </w:rPr>
        <w:t xml:space="preserve">all </w:t>
      </w:r>
      <w:r w:rsidR="00732A75" w:rsidRPr="00EE7CAE">
        <w:rPr>
          <w:rFonts w:asciiTheme="majorHAnsi" w:hAnsiTheme="majorHAnsi"/>
          <w:color w:val="auto"/>
          <w:sz w:val="22"/>
          <w:szCs w:val="22"/>
        </w:rPr>
        <w:t xml:space="preserve">updates or upgrades </w:t>
      </w:r>
      <w:r w:rsidR="00FA17A8">
        <w:rPr>
          <w:rFonts w:asciiTheme="majorHAnsi" w:hAnsiTheme="majorHAnsi"/>
          <w:color w:val="auto"/>
          <w:sz w:val="22"/>
          <w:szCs w:val="22"/>
        </w:rPr>
        <w:t xml:space="preserve">thereto </w:t>
      </w:r>
      <w:r w:rsidR="007A5212">
        <w:rPr>
          <w:rFonts w:asciiTheme="majorHAnsi" w:hAnsiTheme="majorHAnsi"/>
          <w:color w:val="auto"/>
          <w:sz w:val="22"/>
          <w:szCs w:val="22"/>
        </w:rPr>
        <w:t xml:space="preserve">(“Enhancements”) </w:t>
      </w:r>
      <w:r w:rsidR="00732A75" w:rsidRPr="00EE7CAE">
        <w:rPr>
          <w:rFonts w:asciiTheme="majorHAnsi" w:hAnsiTheme="majorHAnsi"/>
          <w:color w:val="auto"/>
          <w:sz w:val="22"/>
          <w:szCs w:val="22"/>
        </w:rPr>
        <w:t xml:space="preserve">during the Term (defined </w:t>
      </w:r>
      <w:r w:rsidR="00C120D5">
        <w:rPr>
          <w:rFonts w:asciiTheme="majorHAnsi" w:hAnsiTheme="majorHAnsi"/>
          <w:color w:val="auto"/>
          <w:sz w:val="22"/>
          <w:szCs w:val="22"/>
        </w:rPr>
        <w:t xml:space="preserve">in Section 5.1 </w:t>
      </w:r>
      <w:r w:rsidR="00732A75" w:rsidRPr="00EE7CAE">
        <w:rPr>
          <w:rFonts w:asciiTheme="majorHAnsi" w:hAnsiTheme="majorHAnsi"/>
          <w:color w:val="auto"/>
          <w:sz w:val="22"/>
          <w:szCs w:val="22"/>
        </w:rPr>
        <w:t>below).</w:t>
      </w:r>
    </w:p>
    <w:p w14:paraId="144FCA1E" w14:textId="7836E048" w:rsidR="00A53EE6" w:rsidRPr="00C120D5" w:rsidRDefault="00A53EE6" w:rsidP="00FA0DC6">
      <w:pPr>
        <w:pStyle w:val="Default"/>
        <w:spacing w:after="120"/>
        <w:rPr>
          <w:rFonts w:asciiTheme="majorHAnsi" w:hAnsiTheme="majorHAnsi"/>
          <w:color w:val="auto"/>
          <w:sz w:val="22"/>
          <w:szCs w:val="22"/>
        </w:rPr>
      </w:pPr>
      <w:proofErr w:type="gramStart"/>
      <w:r w:rsidRPr="00C120D5">
        <w:rPr>
          <w:rFonts w:asciiTheme="majorHAnsi" w:hAnsiTheme="majorHAnsi"/>
          <w:b/>
          <w:color w:val="auto"/>
          <w:sz w:val="22"/>
          <w:szCs w:val="22"/>
        </w:rPr>
        <w:t>1.</w:t>
      </w:r>
      <w:r w:rsidR="00634121" w:rsidRPr="00C120D5">
        <w:rPr>
          <w:rFonts w:asciiTheme="majorHAnsi" w:hAnsiTheme="majorHAnsi"/>
          <w:b/>
          <w:color w:val="auto"/>
          <w:sz w:val="22"/>
          <w:szCs w:val="22"/>
        </w:rPr>
        <w:t>5</w:t>
      </w:r>
      <w:r w:rsidR="00C41E74" w:rsidRPr="00C120D5">
        <w:rPr>
          <w:rFonts w:asciiTheme="majorHAnsi" w:hAnsiTheme="majorHAnsi"/>
          <w:b/>
          <w:color w:val="auto"/>
          <w:sz w:val="22"/>
          <w:szCs w:val="22"/>
        </w:rPr>
        <w:t xml:space="preserve">  </w:t>
      </w:r>
      <w:r w:rsidRPr="00C120D5">
        <w:rPr>
          <w:rFonts w:asciiTheme="majorHAnsi" w:hAnsiTheme="majorHAnsi"/>
          <w:b/>
          <w:color w:val="auto"/>
          <w:sz w:val="22"/>
          <w:szCs w:val="22"/>
        </w:rPr>
        <w:t>“</w:t>
      </w:r>
      <w:proofErr w:type="gramEnd"/>
      <w:r w:rsidRPr="00C120D5">
        <w:rPr>
          <w:rFonts w:asciiTheme="majorHAnsi" w:hAnsiTheme="majorHAnsi"/>
          <w:b/>
          <w:color w:val="auto"/>
          <w:sz w:val="22"/>
          <w:szCs w:val="22"/>
        </w:rPr>
        <w:t>Subscription”</w:t>
      </w:r>
      <w:r w:rsidRPr="00C120D5">
        <w:rPr>
          <w:rFonts w:asciiTheme="majorHAnsi" w:hAnsiTheme="majorHAnsi"/>
          <w:color w:val="auto"/>
          <w:sz w:val="22"/>
          <w:szCs w:val="22"/>
        </w:rPr>
        <w:t xml:space="preserve"> means </w:t>
      </w:r>
      <w:r w:rsidRPr="00C120D5">
        <w:rPr>
          <w:rFonts w:ascii="Calibri" w:hAnsi="Calibri"/>
          <w:sz w:val="22"/>
          <w:szCs w:val="22"/>
        </w:rPr>
        <w:t xml:space="preserve">each </w:t>
      </w:r>
      <w:r w:rsidR="006B2841" w:rsidRPr="00C120D5">
        <w:rPr>
          <w:rFonts w:ascii="Calibri" w:hAnsi="Calibri"/>
          <w:sz w:val="22"/>
          <w:szCs w:val="22"/>
        </w:rPr>
        <w:t xml:space="preserve">annual (“Subscription Term”) </w:t>
      </w:r>
      <w:r w:rsidR="00C41E74" w:rsidRPr="00C120D5">
        <w:rPr>
          <w:rFonts w:ascii="Calibri" w:hAnsi="Calibri"/>
          <w:sz w:val="22"/>
          <w:szCs w:val="22"/>
        </w:rPr>
        <w:t>sub</w:t>
      </w:r>
      <w:r w:rsidRPr="00C120D5">
        <w:rPr>
          <w:rFonts w:ascii="Calibri" w:hAnsi="Calibri"/>
          <w:sz w:val="22"/>
          <w:szCs w:val="22"/>
        </w:rPr>
        <w:t xml:space="preserve">scription to the Service </w:t>
      </w:r>
      <w:r w:rsidR="006B2841" w:rsidRPr="00C120D5">
        <w:rPr>
          <w:rFonts w:ascii="Calibri" w:hAnsi="Calibri"/>
          <w:sz w:val="22"/>
          <w:szCs w:val="22"/>
        </w:rPr>
        <w:t xml:space="preserve">purchased by Customer hereunder </w:t>
      </w:r>
      <w:r w:rsidR="00B3358F" w:rsidRPr="00C120D5">
        <w:rPr>
          <w:rFonts w:ascii="Calibri" w:hAnsi="Calibri"/>
          <w:sz w:val="22"/>
          <w:szCs w:val="22"/>
        </w:rPr>
        <w:t xml:space="preserve">under </w:t>
      </w:r>
      <w:r w:rsidRPr="00C120D5">
        <w:rPr>
          <w:rFonts w:ascii="Calibri" w:hAnsi="Calibri"/>
          <w:sz w:val="22"/>
          <w:szCs w:val="22"/>
        </w:rPr>
        <w:t xml:space="preserve">an executed </w:t>
      </w:r>
      <w:r w:rsidR="004A275B" w:rsidRPr="00C120D5">
        <w:rPr>
          <w:rFonts w:ascii="Calibri" w:hAnsi="Calibri"/>
          <w:sz w:val="22"/>
          <w:szCs w:val="22"/>
        </w:rPr>
        <w:t>Order Form</w:t>
      </w:r>
      <w:r w:rsidRPr="00C120D5">
        <w:rPr>
          <w:rFonts w:ascii="Calibri" w:hAnsi="Calibri"/>
          <w:sz w:val="22"/>
          <w:szCs w:val="22"/>
        </w:rPr>
        <w:t>.</w:t>
      </w:r>
      <w:r w:rsidR="00C41E74" w:rsidRPr="00C120D5">
        <w:rPr>
          <w:rFonts w:ascii="Calibri" w:hAnsi="Calibri"/>
          <w:sz w:val="22"/>
          <w:szCs w:val="22"/>
        </w:rPr>
        <w:t xml:space="preserve"> </w:t>
      </w:r>
    </w:p>
    <w:p w14:paraId="54099EA4" w14:textId="6A4BE0D5" w:rsidR="00C41E74" w:rsidRPr="00C120D5" w:rsidRDefault="008E621B" w:rsidP="00FA0DC6">
      <w:pPr>
        <w:pStyle w:val="Default"/>
        <w:spacing w:after="120"/>
        <w:rPr>
          <w:rFonts w:asciiTheme="majorHAnsi" w:hAnsiTheme="majorHAnsi"/>
          <w:b/>
          <w:bCs/>
          <w:color w:val="auto"/>
          <w:sz w:val="22"/>
          <w:szCs w:val="22"/>
        </w:rPr>
      </w:pPr>
      <w:proofErr w:type="gramStart"/>
      <w:r w:rsidRPr="00C120D5">
        <w:rPr>
          <w:rFonts w:asciiTheme="majorHAnsi" w:hAnsiTheme="majorHAnsi"/>
          <w:b/>
          <w:bCs/>
          <w:color w:val="auto"/>
          <w:sz w:val="22"/>
          <w:szCs w:val="22"/>
        </w:rPr>
        <w:t>1.</w:t>
      </w:r>
      <w:r w:rsidR="00634121" w:rsidRPr="00C120D5">
        <w:rPr>
          <w:rFonts w:asciiTheme="majorHAnsi" w:hAnsiTheme="majorHAnsi"/>
          <w:b/>
          <w:bCs/>
          <w:color w:val="auto"/>
          <w:sz w:val="22"/>
          <w:szCs w:val="22"/>
        </w:rPr>
        <w:t>6</w:t>
      </w:r>
      <w:r w:rsidRPr="00C120D5">
        <w:rPr>
          <w:rFonts w:asciiTheme="majorHAnsi" w:hAnsiTheme="majorHAnsi"/>
          <w:b/>
          <w:bCs/>
          <w:color w:val="auto"/>
          <w:sz w:val="22"/>
          <w:szCs w:val="22"/>
        </w:rPr>
        <w:t xml:space="preserve">  </w:t>
      </w:r>
      <w:r w:rsidR="00C41E74" w:rsidRPr="00C120D5">
        <w:rPr>
          <w:rFonts w:asciiTheme="majorHAnsi" w:hAnsiTheme="majorHAnsi"/>
          <w:b/>
          <w:bCs/>
          <w:color w:val="auto"/>
          <w:sz w:val="22"/>
          <w:szCs w:val="22"/>
        </w:rPr>
        <w:t>“</w:t>
      </w:r>
      <w:proofErr w:type="gramEnd"/>
      <w:r w:rsidR="00C41E74" w:rsidRPr="00C120D5">
        <w:rPr>
          <w:rFonts w:asciiTheme="majorHAnsi" w:hAnsiTheme="majorHAnsi"/>
          <w:b/>
          <w:bCs/>
          <w:color w:val="auto"/>
          <w:sz w:val="22"/>
          <w:szCs w:val="22"/>
        </w:rPr>
        <w:t>Terms of Use”</w:t>
      </w:r>
      <w:r w:rsidR="00C41E74" w:rsidRPr="00C120D5">
        <w:rPr>
          <w:rFonts w:asciiTheme="majorHAnsi" w:hAnsiTheme="majorHAnsi"/>
          <w:b/>
          <w:bCs/>
          <w:sz w:val="22"/>
          <w:szCs w:val="22"/>
        </w:rPr>
        <w:t xml:space="preserve"> </w:t>
      </w:r>
      <w:r w:rsidR="00C41E74" w:rsidRPr="00C120D5">
        <w:rPr>
          <w:rFonts w:asciiTheme="majorHAnsi" w:hAnsiTheme="majorHAnsi"/>
          <w:sz w:val="22"/>
          <w:szCs w:val="22"/>
        </w:rPr>
        <w:t xml:space="preserve">means the </w:t>
      </w:r>
      <w:r w:rsidR="00AD6F92" w:rsidRPr="00C120D5">
        <w:rPr>
          <w:rFonts w:asciiTheme="majorHAnsi" w:hAnsiTheme="majorHAnsi"/>
          <w:sz w:val="22"/>
          <w:szCs w:val="22"/>
        </w:rPr>
        <w:t xml:space="preserve">online </w:t>
      </w:r>
      <w:r w:rsidR="00C41E74" w:rsidRPr="00C120D5">
        <w:rPr>
          <w:rFonts w:asciiTheme="majorHAnsi" w:hAnsiTheme="majorHAnsi"/>
          <w:sz w:val="22"/>
          <w:szCs w:val="22"/>
        </w:rPr>
        <w:t xml:space="preserve">terms of use </w:t>
      </w:r>
      <w:r w:rsidR="00AD6F92" w:rsidRPr="00C120D5">
        <w:rPr>
          <w:rFonts w:asciiTheme="majorHAnsi" w:hAnsiTheme="majorHAnsi"/>
          <w:sz w:val="22"/>
          <w:szCs w:val="22"/>
        </w:rPr>
        <w:t>governing</w:t>
      </w:r>
      <w:r w:rsidR="00C41E74" w:rsidRPr="00C120D5">
        <w:rPr>
          <w:rFonts w:asciiTheme="majorHAnsi" w:hAnsiTheme="majorHAnsi"/>
          <w:sz w:val="22"/>
          <w:szCs w:val="22"/>
        </w:rPr>
        <w:t xml:space="preserve"> the Service </w:t>
      </w:r>
      <w:r w:rsidR="00C120D5" w:rsidRPr="00C120D5">
        <w:rPr>
          <w:rFonts w:asciiTheme="majorHAnsi" w:hAnsiTheme="majorHAnsi"/>
          <w:sz w:val="22"/>
          <w:szCs w:val="22"/>
        </w:rPr>
        <w:t xml:space="preserve">as are in effect at any time </w:t>
      </w:r>
      <w:r w:rsidR="00C41E74" w:rsidRPr="00C120D5">
        <w:rPr>
          <w:rFonts w:asciiTheme="majorHAnsi" w:hAnsiTheme="majorHAnsi"/>
          <w:sz w:val="22"/>
          <w:szCs w:val="22"/>
        </w:rPr>
        <w:t>with which Customer must comply</w:t>
      </w:r>
      <w:r w:rsidR="0005748A" w:rsidRPr="00C120D5">
        <w:rPr>
          <w:rFonts w:asciiTheme="majorHAnsi" w:hAnsiTheme="majorHAnsi"/>
          <w:sz w:val="22"/>
          <w:szCs w:val="22"/>
        </w:rPr>
        <w:t xml:space="preserve">; </w:t>
      </w:r>
      <w:proofErr w:type="spellStart"/>
      <w:r w:rsidR="0005748A" w:rsidRPr="00C120D5">
        <w:rPr>
          <w:rFonts w:asciiTheme="majorHAnsi" w:hAnsiTheme="majorHAnsi"/>
          <w:sz w:val="22"/>
          <w:szCs w:val="22"/>
        </w:rPr>
        <w:t>Solynx’s</w:t>
      </w:r>
      <w:proofErr w:type="spellEnd"/>
      <w:r w:rsidR="0005748A" w:rsidRPr="00C120D5">
        <w:rPr>
          <w:rFonts w:asciiTheme="majorHAnsi" w:hAnsiTheme="majorHAnsi"/>
          <w:sz w:val="22"/>
          <w:szCs w:val="22"/>
        </w:rPr>
        <w:t xml:space="preserve"> then-current Terms of Use can be found at </w:t>
      </w:r>
      <w:hyperlink r:id="rId8" w:history="1">
        <w:r w:rsidR="00550209" w:rsidRPr="00550209">
          <w:rPr>
            <w:rStyle w:val="Hyperlink"/>
            <w:rFonts w:asciiTheme="majorHAnsi" w:hAnsiTheme="majorHAnsi" w:cstheme="majorHAnsi"/>
          </w:rPr>
          <w:t>https://www.solynx.solutions/terms.html</w:t>
        </w:r>
      </w:hyperlink>
      <w:r w:rsidR="00C120D5" w:rsidRPr="00550209">
        <w:rPr>
          <w:rFonts w:asciiTheme="majorHAnsi" w:hAnsiTheme="majorHAnsi" w:cstheme="majorHAnsi"/>
          <w:sz w:val="22"/>
          <w:szCs w:val="22"/>
        </w:rPr>
        <w:t>.</w:t>
      </w:r>
      <w:r w:rsidR="00C120D5" w:rsidRPr="00C120D5">
        <w:rPr>
          <w:rFonts w:asciiTheme="majorHAnsi" w:hAnsiTheme="majorHAnsi"/>
          <w:sz w:val="22"/>
          <w:szCs w:val="22"/>
        </w:rPr>
        <w:t xml:space="preserve"> </w:t>
      </w:r>
      <w:r w:rsidR="00AD6F92" w:rsidRPr="00C120D5">
        <w:rPr>
          <w:rFonts w:asciiTheme="majorHAnsi" w:hAnsiTheme="majorHAnsi"/>
          <w:sz w:val="22"/>
          <w:szCs w:val="22"/>
        </w:rPr>
        <w:t xml:space="preserve"> </w:t>
      </w:r>
      <w:r w:rsidR="00F6578B" w:rsidRPr="00C120D5">
        <w:rPr>
          <w:rFonts w:asciiTheme="majorHAnsi" w:hAnsiTheme="majorHAnsi"/>
          <w:sz w:val="22"/>
          <w:szCs w:val="22"/>
        </w:rPr>
        <w:t xml:space="preserve">However, if there is any conflict, contradiction or inconsistency between the Terms of Use and this Agreement, this Agreement, including its Exhibits and any Order Forms or SOWs </w:t>
      </w:r>
      <w:proofErr w:type="gramStart"/>
      <w:r w:rsidR="00F6578B" w:rsidRPr="00C120D5">
        <w:rPr>
          <w:rFonts w:asciiTheme="majorHAnsi" w:hAnsiTheme="majorHAnsi"/>
          <w:sz w:val="22"/>
          <w:szCs w:val="22"/>
        </w:rPr>
        <w:t>entered into</w:t>
      </w:r>
      <w:proofErr w:type="gramEnd"/>
      <w:r w:rsidR="00F6578B" w:rsidRPr="00C120D5">
        <w:rPr>
          <w:rFonts w:asciiTheme="majorHAnsi" w:hAnsiTheme="majorHAnsi"/>
          <w:sz w:val="22"/>
          <w:szCs w:val="22"/>
        </w:rPr>
        <w:t xml:space="preserve"> hereunder, will govern and control.</w:t>
      </w:r>
    </w:p>
    <w:p w14:paraId="1017D533" w14:textId="68760553" w:rsidR="008E621B" w:rsidRPr="00EE7CAE" w:rsidRDefault="00C41E74" w:rsidP="00FA0DC6">
      <w:pPr>
        <w:pStyle w:val="Default"/>
        <w:spacing w:after="120"/>
        <w:rPr>
          <w:rFonts w:asciiTheme="majorHAnsi" w:hAnsiTheme="majorHAnsi"/>
          <w:sz w:val="22"/>
          <w:szCs w:val="22"/>
        </w:rPr>
      </w:pPr>
      <w:r w:rsidRPr="00C120D5">
        <w:rPr>
          <w:rFonts w:asciiTheme="majorHAnsi" w:hAnsiTheme="majorHAnsi"/>
          <w:b/>
          <w:bCs/>
          <w:sz w:val="22"/>
          <w:szCs w:val="22"/>
        </w:rPr>
        <w:t>1.</w:t>
      </w:r>
      <w:r w:rsidR="00047F58" w:rsidRPr="00C120D5">
        <w:rPr>
          <w:rFonts w:asciiTheme="majorHAnsi" w:hAnsiTheme="majorHAnsi"/>
          <w:b/>
          <w:bCs/>
          <w:sz w:val="22"/>
          <w:szCs w:val="22"/>
        </w:rPr>
        <w:t>7</w:t>
      </w:r>
      <w:r w:rsidRPr="00C120D5">
        <w:rPr>
          <w:rFonts w:asciiTheme="majorHAnsi" w:hAnsiTheme="majorHAnsi"/>
          <w:b/>
          <w:bCs/>
          <w:sz w:val="22"/>
          <w:szCs w:val="22"/>
        </w:rPr>
        <w:t xml:space="preserve"> </w:t>
      </w:r>
      <w:r w:rsidR="008E621B" w:rsidRPr="00C120D5">
        <w:rPr>
          <w:rFonts w:asciiTheme="majorHAnsi" w:hAnsiTheme="majorHAnsi"/>
          <w:b/>
          <w:bCs/>
          <w:sz w:val="22"/>
          <w:szCs w:val="22"/>
        </w:rPr>
        <w:t>“Third</w:t>
      </w:r>
      <w:r w:rsidR="009049E5" w:rsidRPr="00C120D5">
        <w:rPr>
          <w:rFonts w:asciiTheme="majorHAnsi" w:hAnsiTheme="majorHAnsi"/>
          <w:b/>
          <w:bCs/>
          <w:sz w:val="22"/>
          <w:szCs w:val="22"/>
        </w:rPr>
        <w:t>-</w:t>
      </w:r>
      <w:r w:rsidR="008E621B" w:rsidRPr="00C120D5">
        <w:rPr>
          <w:rFonts w:asciiTheme="majorHAnsi" w:hAnsiTheme="majorHAnsi"/>
          <w:b/>
          <w:bCs/>
          <w:sz w:val="22"/>
          <w:szCs w:val="22"/>
        </w:rPr>
        <w:t xml:space="preserve">Party Application” </w:t>
      </w:r>
      <w:r w:rsidR="008E621B" w:rsidRPr="00C120D5">
        <w:rPr>
          <w:rFonts w:asciiTheme="majorHAnsi" w:hAnsiTheme="majorHAnsi"/>
          <w:sz w:val="22"/>
          <w:szCs w:val="22"/>
        </w:rPr>
        <w:t xml:space="preserve">means </w:t>
      </w:r>
      <w:r w:rsidR="00732A75" w:rsidRPr="00C120D5">
        <w:rPr>
          <w:rFonts w:asciiTheme="majorHAnsi" w:hAnsiTheme="majorHAnsi"/>
          <w:sz w:val="22"/>
          <w:szCs w:val="22"/>
        </w:rPr>
        <w:t>any</w:t>
      </w:r>
      <w:r w:rsidR="008E621B" w:rsidRPr="00C120D5">
        <w:rPr>
          <w:rFonts w:asciiTheme="majorHAnsi" w:hAnsiTheme="majorHAnsi"/>
          <w:sz w:val="22"/>
          <w:szCs w:val="22"/>
        </w:rPr>
        <w:t xml:space="preserve"> </w:t>
      </w:r>
      <w:r w:rsidR="008E621B" w:rsidRPr="00C120D5">
        <w:rPr>
          <w:rFonts w:asciiTheme="majorHAnsi" w:hAnsiTheme="majorHAnsi"/>
          <w:sz w:val="22"/>
        </w:rPr>
        <w:t xml:space="preserve">Web-based application provided by </w:t>
      </w:r>
      <w:r w:rsidR="00732A75" w:rsidRPr="00C120D5">
        <w:rPr>
          <w:rFonts w:asciiTheme="majorHAnsi" w:hAnsiTheme="majorHAnsi"/>
          <w:sz w:val="22"/>
        </w:rPr>
        <w:t xml:space="preserve">a </w:t>
      </w:r>
      <w:r w:rsidR="008E621B" w:rsidRPr="00C120D5">
        <w:rPr>
          <w:rFonts w:asciiTheme="majorHAnsi" w:hAnsiTheme="majorHAnsi"/>
          <w:sz w:val="22"/>
        </w:rPr>
        <w:t>third part</w:t>
      </w:r>
      <w:r w:rsidR="00732A75" w:rsidRPr="00C120D5">
        <w:rPr>
          <w:rFonts w:asciiTheme="majorHAnsi" w:hAnsiTheme="majorHAnsi"/>
          <w:sz w:val="22"/>
        </w:rPr>
        <w:t>y</w:t>
      </w:r>
      <w:r w:rsidR="00732A75" w:rsidRPr="00C120D5">
        <w:rPr>
          <w:rFonts w:asciiTheme="majorHAnsi" w:hAnsiTheme="majorHAnsi"/>
          <w:sz w:val="22"/>
          <w:szCs w:val="22"/>
        </w:rPr>
        <w:t xml:space="preserve"> that</w:t>
      </w:r>
      <w:r w:rsidR="008E621B" w:rsidRPr="00C120D5">
        <w:rPr>
          <w:rFonts w:asciiTheme="majorHAnsi" w:hAnsiTheme="majorHAnsi"/>
          <w:sz w:val="22"/>
          <w:szCs w:val="22"/>
        </w:rPr>
        <w:t xml:space="preserve"> operate</w:t>
      </w:r>
      <w:r w:rsidR="00732A75" w:rsidRPr="00C120D5">
        <w:rPr>
          <w:rFonts w:asciiTheme="majorHAnsi" w:hAnsiTheme="majorHAnsi"/>
          <w:sz w:val="22"/>
          <w:szCs w:val="22"/>
        </w:rPr>
        <w:t>s</w:t>
      </w:r>
      <w:r w:rsidR="008E621B" w:rsidRPr="00C120D5">
        <w:rPr>
          <w:rFonts w:asciiTheme="majorHAnsi" w:hAnsiTheme="majorHAnsi"/>
          <w:sz w:val="22"/>
          <w:szCs w:val="22"/>
        </w:rPr>
        <w:t xml:space="preserve"> with the Service. </w:t>
      </w:r>
      <w:r w:rsidR="00C120D5" w:rsidRPr="00C120D5">
        <w:rPr>
          <w:rFonts w:asciiTheme="majorHAnsi" w:hAnsiTheme="majorHAnsi"/>
          <w:sz w:val="22"/>
          <w:szCs w:val="22"/>
        </w:rPr>
        <w:t>Third-Party Applications a</w:t>
      </w:r>
      <w:r w:rsidR="00C120D5">
        <w:rPr>
          <w:rFonts w:asciiTheme="majorHAnsi" w:hAnsiTheme="majorHAnsi"/>
          <w:sz w:val="22"/>
          <w:szCs w:val="22"/>
        </w:rPr>
        <w:t>re licensed directly by the Customer unless otherwise expressly set forth in an Order Form.</w:t>
      </w:r>
    </w:p>
    <w:p w14:paraId="52E70021" w14:textId="2AFF3D4D" w:rsidR="004A275B" w:rsidRDefault="008E621B" w:rsidP="00FA0DC6">
      <w:pPr>
        <w:pStyle w:val="Default"/>
        <w:spacing w:after="120"/>
        <w:rPr>
          <w:rFonts w:ascii="Calibri" w:hAnsi="Calibri"/>
          <w:sz w:val="22"/>
          <w:szCs w:val="22"/>
        </w:rPr>
      </w:pPr>
      <w:r w:rsidRPr="00EE7CAE">
        <w:rPr>
          <w:rFonts w:asciiTheme="majorHAnsi" w:hAnsiTheme="majorHAnsi"/>
          <w:b/>
          <w:bCs/>
          <w:color w:val="auto"/>
          <w:sz w:val="22"/>
          <w:szCs w:val="22"/>
        </w:rPr>
        <w:t>2</w:t>
      </w:r>
      <w:proofErr w:type="gramStart"/>
      <w:r w:rsidRPr="00EE7CAE">
        <w:rPr>
          <w:rFonts w:asciiTheme="majorHAnsi" w:hAnsiTheme="majorHAnsi"/>
          <w:b/>
          <w:bCs/>
          <w:color w:val="auto"/>
          <w:sz w:val="22"/>
          <w:szCs w:val="22"/>
        </w:rPr>
        <w:t>.</w:t>
      </w:r>
      <w:r w:rsidR="00732A75" w:rsidRPr="00EE7CAE">
        <w:rPr>
          <w:rFonts w:asciiTheme="majorHAnsi" w:hAnsiTheme="majorHAnsi"/>
          <w:b/>
          <w:bCs/>
          <w:color w:val="auto"/>
          <w:sz w:val="22"/>
          <w:szCs w:val="22"/>
        </w:rPr>
        <w:t xml:space="preserve">  </w:t>
      </w:r>
      <w:r w:rsidR="008D361F" w:rsidRPr="00EE7CAE">
        <w:rPr>
          <w:rFonts w:asciiTheme="majorHAnsi" w:hAnsiTheme="majorHAnsi"/>
          <w:b/>
          <w:bCs/>
          <w:color w:val="auto"/>
          <w:sz w:val="22"/>
          <w:szCs w:val="22"/>
        </w:rPr>
        <w:t>Subscription</w:t>
      </w:r>
      <w:proofErr w:type="gramEnd"/>
      <w:r w:rsidR="008D361F" w:rsidRPr="00EE7CAE">
        <w:rPr>
          <w:rFonts w:asciiTheme="majorHAnsi" w:hAnsiTheme="majorHAnsi"/>
          <w:b/>
          <w:bCs/>
          <w:color w:val="auto"/>
          <w:sz w:val="22"/>
          <w:szCs w:val="22"/>
        </w:rPr>
        <w:t xml:space="preserve"> Service</w:t>
      </w:r>
      <w:r w:rsidR="002119AC">
        <w:rPr>
          <w:rFonts w:asciiTheme="majorHAnsi" w:hAnsiTheme="majorHAnsi"/>
          <w:b/>
          <w:bCs/>
          <w:color w:val="auto"/>
          <w:sz w:val="22"/>
          <w:szCs w:val="22"/>
        </w:rPr>
        <w:t xml:space="preserve"> and related Professional Services</w:t>
      </w:r>
      <w:r w:rsidR="008D361F" w:rsidRPr="00EE7CAE">
        <w:rPr>
          <w:rFonts w:asciiTheme="majorHAnsi" w:hAnsiTheme="majorHAnsi"/>
          <w:b/>
          <w:bCs/>
          <w:color w:val="auto"/>
          <w:sz w:val="22"/>
          <w:szCs w:val="22"/>
        </w:rPr>
        <w:t xml:space="preserve">. </w:t>
      </w:r>
      <w:r w:rsidR="008D361F" w:rsidRPr="00EE7CAE">
        <w:rPr>
          <w:rFonts w:asciiTheme="majorHAnsi" w:hAnsiTheme="majorHAnsi"/>
          <w:color w:val="auto"/>
          <w:sz w:val="22"/>
          <w:szCs w:val="22"/>
        </w:rPr>
        <w:t>Subject to the terms of this Agreement</w:t>
      </w:r>
      <w:r w:rsidRPr="00EE7CAE">
        <w:rPr>
          <w:rFonts w:asciiTheme="majorHAnsi" w:hAnsiTheme="majorHAnsi"/>
          <w:color w:val="auto"/>
          <w:sz w:val="22"/>
          <w:szCs w:val="22"/>
        </w:rPr>
        <w:t>,</w:t>
      </w:r>
      <w:r w:rsidR="008D361F" w:rsidRPr="00EE7CAE">
        <w:rPr>
          <w:rFonts w:asciiTheme="majorHAnsi" w:hAnsiTheme="majorHAnsi"/>
          <w:color w:val="auto"/>
          <w:sz w:val="22"/>
          <w:szCs w:val="22"/>
        </w:rPr>
        <w:t xml:space="preserve"> during the Term, </w:t>
      </w:r>
      <w:proofErr w:type="spellStart"/>
      <w:r w:rsidR="009049E5">
        <w:rPr>
          <w:rFonts w:asciiTheme="majorHAnsi" w:hAnsiTheme="majorHAnsi"/>
          <w:color w:val="auto"/>
          <w:sz w:val="22"/>
          <w:szCs w:val="22"/>
        </w:rPr>
        <w:t>Solynx</w:t>
      </w:r>
      <w:proofErr w:type="spellEnd"/>
      <w:r w:rsidR="008D361F" w:rsidRPr="00EE7CAE">
        <w:rPr>
          <w:rFonts w:asciiTheme="majorHAnsi" w:hAnsiTheme="majorHAnsi"/>
          <w:color w:val="auto"/>
          <w:sz w:val="22"/>
          <w:szCs w:val="22"/>
        </w:rPr>
        <w:t xml:space="preserve"> </w:t>
      </w:r>
      <w:r w:rsidRPr="00EE7CAE">
        <w:rPr>
          <w:rFonts w:asciiTheme="majorHAnsi" w:hAnsiTheme="majorHAnsi"/>
          <w:color w:val="auto"/>
          <w:sz w:val="22"/>
          <w:szCs w:val="22"/>
        </w:rPr>
        <w:t>will</w:t>
      </w:r>
      <w:r w:rsidR="008D361F" w:rsidRPr="00EE7CAE">
        <w:rPr>
          <w:rFonts w:asciiTheme="majorHAnsi" w:hAnsiTheme="majorHAnsi"/>
          <w:color w:val="auto"/>
          <w:sz w:val="22"/>
          <w:szCs w:val="22"/>
        </w:rPr>
        <w:t xml:space="preserve"> make the Service available to Customer solely for Customer’s internal business operations. </w:t>
      </w:r>
      <w:r w:rsidR="00A53EE6">
        <w:rPr>
          <w:rFonts w:asciiTheme="majorHAnsi" w:hAnsiTheme="majorHAnsi"/>
          <w:color w:val="auto"/>
          <w:sz w:val="22"/>
          <w:szCs w:val="22"/>
        </w:rPr>
        <w:t>Promptly f</w:t>
      </w:r>
      <w:r w:rsidR="00A53EE6" w:rsidRPr="00B51146">
        <w:rPr>
          <w:rFonts w:ascii="Calibri" w:hAnsi="Calibri"/>
          <w:sz w:val="22"/>
          <w:szCs w:val="22"/>
        </w:rPr>
        <w:t xml:space="preserve">ollowing the Effective Date, </w:t>
      </w:r>
      <w:proofErr w:type="spellStart"/>
      <w:r w:rsidR="009049E5">
        <w:rPr>
          <w:rFonts w:ascii="Calibri" w:hAnsi="Calibri"/>
          <w:sz w:val="22"/>
          <w:szCs w:val="22"/>
        </w:rPr>
        <w:t>Solynx</w:t>
      </w:r>
      <w:proofErr w:type="spellEnd"/>
      <w:r w:rsidR="00A53EE6" w:rsidRPr="00B51146">
        <w:rPr>
          <w:rFonts w:ascii="Calibri" w:hAnsi="Calibri"/>
          <w:sz w:val="22"/>
          <w:szCs w:val="22"/>
        </w:rPr>
        <w:t xml:space="preserve"> will provide Customer with a unique </w:t>
      </w:r>
      <w:r w:rsidR="00B3358F">
        <w:rPr>
          <w:rFonts w:ascii="Calibri" w:hAnsi="Calibri"/>
          <w:sz w:val="22"/>
          <w:szCs w:val="22"/>
        </w:rPr>
        <w:t xml:space="preserve">login and password </w:t>
      </w:r>
      <w:r w:rsidR="004A275B">
        <w:rPr>
          <w:rFonts w:asciiTheme="majorHAnsi" w:hAnsiTheme="majorHAnsi"/>
          <w:color w:val="auto"/>
          <w:sz w:val="22"/>
          <w:szCs w:val="22"/>
        </w:rPr>
        <w:t>for its Subscription</w:t>
      </w:r>
      <w:r w:rsidR="00C120D5">
        <w:rPr>
          <w:rFonts w:asciiTheme="majorHAnsi" w:hAnsiTheme="majorHAnsi"/>
          <w:color w:val="auto"/>
          <w:sz w:val="22"/>
          <w:szCs w:val="22"/>
        </w:rPr>
        <w:t xml:space="preserve">, and Customer will access the Service through a designated Customer login portal or custom subdomain provided by </w:t>
      </w:r>
      <w:proofErr w:type="spellStart"/>
      <w:r w:rsidR="00C120D5">
        <w:rPr>
          <w:rFonts w:asciiTheme="majorHAnsi" w:hAnsiTheme="majorHAnsi"/>
          <w:color w:val="auto"/>
          <w:sz w:val="22"/>
          <w:szCs w:val="22"/>
        </w:rPr>
        <w:t>Solynx</w:t>
      </w:r>
      <w:proofErr w:type="spellEnd"/>
      <w:r w:rsidR="00A53EE6">
        <w:rPr>
          <w:rFonts w:asciiTheme="majorHAnsi" w:hAnsiTheme="majorHAnsi"/>
          <w:color w:val="auto"/>
          <w:sz w:val="22"/>
          <w:szCs w:val="22"/>
        </w:rPr>
        <w:t xml:space="preserve">. </w:t>
      </w:r>
    </w:p>
    <w:p w14:paraId="7863A27F" w14:textId="2CB3D41B" w:rsidR="002119AC" w:rsidRDefault="002119AC" w:rsidP="00425848">
      <w:pPr>
        <w:pStyle w:val="LegalLevel3"/>
        <w:numPr>
          <w:ilvl w:val="0"/>
          <w:numId w:val="0"/>
        </w:numPr>
        <w:spacing w:before="0" w:after="120"/>
        <w:jc w:val="left"/>
        <w:rPr>
          <w:rFonts w:asciiTheme="majorHAnsi" w:hAnsiTheme="majorHAnsi"/>
          <w:color w:val="auto"/>
          <w:sz w:val="22"/>
          <w:szCs w:val="22"/>
        </w:rPr>
      </w:pPr>
      <w:r>
        <w:rPr>
          <w:rFonts w:asciiTheme="majorHAnsi" w:hAnsiTheme="majorHAnsi"/>
          <w:color w:val="auto"/>
          <w:sz w:val="22"/>
          <w:szCs w:val="22"/>
        </w:rPr>
        <w:t>As and when</w:t>
      </w:r>
      <w:r w:rsidRPr="00EE7CAE">
        <w:rPr>
          <w:rFonts w:asciiTheme="majorHAnsi" w:hAnsiTheme="majorHAnsi"/>
          <w:color w:val="auto"/>
          <w:sz w:val="22"/>
          <w:szCs w:val="22"/>
        </w:rPr>
        <w:t xml:space="preserve"> </w:t>
      </w:r>
      <w:proofErr w:type="spellStart"/>
      <w:r w:rsidR="009049E5">
        <w:rPr>
          <w:rFonts w:asciiTheme="majorHAnsi" w:hAnsiTheme="majorHAnsi"/>
          <w:color w:val="auto"/>
          <w:sz w:val="22"/>
          <w:szCs w:val="22"/>
        </w:rPr>
        <w:t>Solynx</w:t>
      </w:r>
      <w:proofErr w:type="spellEnd"/>
      <w:r w:rsidRPr="00EE7CAE">
        <w:rPr>
          <w:rFonts w:asciiTheme="majorHAnsi" w:hAnsiTheme="majorHAnsi"/>
          <w:color w:val="auto"/>
          <w:sz w:val="22"/>
          <w:szCs w:val="22"/>
        </w:rPr>
        <w:t xml:space="preserve"> provides </w:t>
      </w:r>
      <w:r>
        <w:rPr>
          <w:rFonts w:asciiTheme="majorHAnsi" w:hAnsiTheme="majorHAnsi"/>
          <w:color w:val="auto"/>
          <w:sz w:val="22"/>
          <w:szCs w:val="22"/>
        </w:rPr>
        <w:t>P</w:t>
      </w:r>
      <w:r w:rsidRPr="00EE7CAE">
        <w:rPr>
          <w:rFonts w:asciiTheme="majorHAnsi" w:hAnsiTheme="majorHAnsi"/>
          <w:color w:val="auto"/>
          <w:sz w:val="22"/>
          <w:szCs w:val="22"/>
        </w:rPr>
        <w:t xml:space="preserve">rofessional </w:t>
      </w:r>
      <w:r>
        <w:rPr>
          <w:rFonts w:asciiTheme="majorHAnsi" w:hAnsiTheme="majorHAnsi"/>
          <w:color w:val="auto"/>
          <w:sz w:val="22"/>
          <w:szCs w:val="22"/>
        </w:rPr>
        <w:t>S</w:t>
      </w:r>
      <w:r w:rsidRPr="00EE7CAE">
        <w:rPr>
          <w:rFonts w:asciiTheme="majorHAnsi" w:hAnsiTheme="majorHAnsi"/>
          <w:color w:val="auto"/>
          <w:sz w:val="22"/>
          <w:szCs w:val="22"/>
        </w:rPr>
        <w:t>ervices</w:t>
      </w:r>
      <w:r>
        <w:rPr>
          <w:rFonts w:asciiTheme="majorHAnsi" w:hAnsiTheme="majorHAnsi"/>
          <w:color w:val="auto"/>
          <w:sz w:val="22"/>
          <w:szCs w:val="22"/>
        </w:rPr>
        <w:t>, including implementation services,</w:t>
      </w:r>
      <w:r w:rsidRPr="00EE7CAE">
        <w:rPr>
          <w:rFonts w:asciiTheme="majorHAnsi" w:hAnsiTheme="majorHAnsi"/>
          <w:color w:val="auto"/>
          <w:sz w:val="22"/>
          <w:szCs w:val="22"/>
        </w:rPr>
        <w:t xml:space="preserve"> to Customer, such </w:t>
      </w:r>
      <w:r>
        <w:rPr>
          <w:rFonts w:asciiTheme="majorHAnsi" w:hAnsiTheme="majorHAnsi"/>
          <w:color w:val="auto"/>
          <w:sz w:val="22"/>
          <w:szCs w:val="22"/>
        </w:rPr>
        <w:t>S</w:t>
      </w:r>
      <w:r w:rsidRPr="00EE7CAE">
        <w:rPr>
          <w:rFonts w:asciiTheme="majorHAnsi" w:hAnsiTheme="majorHAnsi"/>
          <w:color w:val="auto"/>
          <w:sz w:val="22"/>
          <w:szCs w:val="22"/>
        </w:rPr>
        <w:t xml:space="preserve">ervices will be provided by </w:t>
      </w:r>
      <w:proofErr w:type="spellStart"/>
      <w:r w:rsidR="009049E5">
        <w:rPr>
          <w:rFonts w:asciiTheme="majorHAnsi" w:hAnsiTheme="majorHAnsi"/>
          <w:color w:val="auto"/>
          <w:sz w:val="22"/>
          <w:szCs w:val="22"/>
        </w:rPr>
        <w:t>Solynx</w:t>
      </w:r>
      <w:proofErr w:type="spellEnd"/>
      <w:r w:rsidRPr="00EE7CAE">
        <w:rPr>
          <w:rFonts w:asciiTheme="majorHAnsi" w:hAnsiTheme="majorHAnsi"/>
          <w:color w:val="auto"/>
          <w:sz w:val="22"/>
          <w:szCs w:val="22"/>
        </w:rPr>
        <w:t xml:space="preserve"> pursuant to a </w:t>
      </w:r>
      <w:proofErr w:type="gramStart"/>
      <w:r w:rsidR="008E03B4">
        <w:rPr>
          <w:rFonts w:asciiTheme="majorHAnsi" w:hAnsiTheme="majorHAnsi"/>
          <w:color w:val="auto"/>
          <w:sz w:val="22"/>
          <w:szCs w:val="22"/>
        </w:rPr>
        <w:t>fully-signed</w:t>
      </w:r>
      <w:proofErr w:type="gramEnd"/>
      <w:r w:rsidR="008E03B4">
        <w:rPr>
          <w:rFonts w:asciiTheme="majorHAnsi" w:hAnsiTheme="majorHAnsi"/>
          <w:color w:val="auto"/>
          <w:sz w:val="22"/>
          <w:szCs w:val="22"/>
        </w:rPr>
        <w:t xml:space="preserve"> </w:t>
      </w:r>
      <w:proofErr w:type="spellStart"/>
      <w:r w:rsidR="009049E5">
        <w:rPr>
          <w:rFonts w:asciiTheme="majorHAnsi" w:hAnsiTheme="majorHAnsi"/>
          <w:color w:val="auto"/>
          <w:sz w:val="22"/>
          <w:szCs w:val="22"/>
        </w:rPr>
        <w:t>Solynx</w:t>
      </w:r>
      <w:proofErr w:type="spellEnd"/>
      <w:r w:rsidRPr="00EE7CAE">
        <w:rPr>
          <w:rFonts w:asciiTheme="majorHAnsi" w:hAnsiTheme="majorHAnsi"/>
          <w:color w:val="auto"/>
          <w:sz w:val="22"/>
          <w:szCs w:val="22"/>
        </w:rPr>
        <w:t xml:space="preserve"> Professional Services Addendum in the form attached hereto as </w:t>
      </w:r>
      <w:r w:rsidRPr="00BC3775">
        <w:rPr>
          <w:rFonts w:asciiTheme="majorHAnsi" w:hAnsiTheme="majorHAnsi"/>
          <w:color w:val="auto"/>
          <w:sz w:val="22"/>
          <w:szCs w:val="22"/>
          <w:u w:val="single"/>
        </w:rPr>
        <w:t xml:space="preserve">Exhibit </w:t>
      </w:r>
      <w:r w:rsidR="00C120D5">
        <w:rPr>
          <w:rFonts w:asciiTheme="majorHAnsi" w:hAnsiTheme="majorHAnsi"/>
          <w:color w:val="auto"/>
          <w:sz w:val="22"/>
          <w:szCs w:val="22"/>
          <w:u w:val="single"/>
        </w:rPr>
        <w:t>A</w:t>
      </w:r>
      <w:r w:rsidRPr="00EE7CAE">
        <w:rPr>
          <w:rFonts w:asciiTheme="majorHAnsi" w:hAnsiTheme="majorHAnsi"/>
          <w:color w:val="auto"/>
          <w:sz w:val="22"/>
          <w:szCs w:val="22"/>
        </w:rPr>
        <w:t xml:space="preserve"> (</w:t>
      </w:r>
      <w:r w:rsidR="008E03B4">
        <w:rPr>
          <w:rFonts w:asciiTheme="majorHAnsi" w:hAnsiTheme="majorHAnsi"/>
          <w:color w:val="auto"/>
          <w:sz w:val="22"/>
          <w:szCs w:val="22"/>
        </w:rPr>
        <w:t xml:space="preserve">each, a </w:t>
      </w:r>
      <w:r w:rsidRPr="00EE7CAE">
        <w:rPr>
          <w:rFonts w:asciiTheme="majorHAnsi" w:hAnsiTheme="majorHAnsi"/>
          <w:color w:val="auto"/>
          <w:sz w:val="22"/>
          <w:szCs w:val="22"/>
        </w:rPr>
        <w:t>“PS Addendum”), which</w:t>
      </w:r>
      <w:r w:rsidR="00B3358F">
        <w:rPr>
          <w:rFonts w:asciiTheme="majorHAnsi" w:hAnsiTheme="majorHAnsi"/>
          <w:color w:val="auto"/>
          <w:sz w:val="22"/>
          <w:szCs w:val="22"/>
        </w:rPr>
        <w:t xml:space="preserve"> will be</w:t>
      </w:r>
      <w:r w:rsidRPr="00EE7CAE">
        <w:rPr>
          <w:rFonts w:asciiTheme="majorHAnsi" w:hAnsiTheme="majorHAnsi"/>
          <w:color w:val="auto"/>
          <w:sz w:val="22"/>
          <w:szCs w:val="22"/>
        </w:rPr>
        <w:t xml:space="preserve"> fully incorporated herein.</w:t>
      </w:r>
    </w:p>
    <w:p w14:paraId="215DCAE4" w14:textId="7641671F" w:rsidR="000E7B75" w:rsidRPr="009F4785" w:rsidRDefault="000E7B75" w:rsidP="00425848">
      <w:pPr>
        <w:pStyle w:val="LegalLevel3"/>
        <w:numPr>
          <w:ilvl w:val="0"/>
          <w:numId w:val="0"/>
        </w:numPr>
        <w:spacing w:before="0" w:after="120"/>
        <w:jc w:val="left"/>
        <w:rPr>
          <w:color w:val="auto"/>
          <w:sz w:val="20"/>
          <w:szCs w:val="20"/>
        </w:rPr>
      </w:pPr>
      <w:r>
        <w:rPr>
          <w:rFonts w:asciiTheme="majorHAnsi" w:hAnsiTheme="majorHAnsi"/>
          <w:color w:val="auto"/>
          <w:sz w:val="22"/>
          <w:szCs w:val="22"/>
        </w:rPr>
        <w:t xml:space="preserve">Customer acknowledges and agrees that the Service will </w:t>
      </w:r>
      <w:r w:rsidR="00B3358F">
        <w:rPr>
          <w:rFonts w:asciiTheme="majorHAnsi" w:hAnsiTheme="majorHAnsi"/>
          <w:color w:val="auto"/>
          <w:sz w:val="22"/>
          <w:szCs w:val="22"/>
        </w:rPr>
        <w:t>reside on</w:t>
      </w:r>
      <w:r>
        <w:rPr>
          <w:rFonts w:asciiTheme="majorHAnsi" w:hAnsiTheme="majorHAnsi"/>
          <w:color w:val="auto"/>
          <w:sz w:val="22"/>
          <w:szCs w:val="22"/>
        </w:rPr>
        <w:t xml:space="preserve"> servers maintained by </w:t>
      </w:r>
      <w:r w:rsidR="00B3358F">
        <w:rPr>
          <w:rFonts w:asciiTheme="majorHAnsi" w:hAnsiTheme="majorHAnsi"/>
          <w:color w:val="auto"/>
          <w:sz w:val="22"/>
          <w:szCs w:val="22"/>
        </w:rPr>
        <w:t xml:space="preserve">a </w:t>
      </w:r>
      <w:r>
        <w:rPr>
          <w:rFonts w:asciiTheme="majorHAnsi" w:hAnsiTheme="majorHAnsi"/>
          <w:color w:val="auto"/>
          <w:sz w:val="22"/>
          <w:szCs w:val="22"/>
        </w:rPr>
        <w:t>third</w:t>
      </w:r>
      <w:r w:rsidR="00B3358F">
        <w:rPr>
          <w:rFonts w:asciiTheme="majorHAnsi" w:hAnsiTheme="majorHAnsi"/>
          <w:color w:val="auto"/>
          <w:sz w:val="22"/>
          <w:szCs w:val="22"/>
        </w:rPr>
        <w:t>-</w:t>
      </w:r>
      <w:r>
        <w:rPr>
          <w:rFonts w:asciiTheme="majorHAnsi" w:hAnsiTheme="majorHAnsi"/>
          <w:color w:val="auto"/>
          <w:sz w:val="22"/>
          <w:szCs w:val="22"/>
        </w:rPr>
        <w:t xml:space="preserve">party provider under contract with </w:t>
      </w:r>
      <w:proofErr w:type="spellStart"/>
      <w:r w:rsidR="00B3358F">
        <w:rPr>
          <w:rFonts w:asciiTheme="majorHAnsi" w:hAnsiTheme="majorHAnsi"/>
          <w:color w:val="auto"/>
          <w:sz w:val="22"/>
          <w:szCs w:val="22"/>
        </w:rPr>
        <w:t>Solynx</w:t>
      </w:r>
      <w:proofErr w:type="spellEnd"/>
      <w:r>
        <w:rPr>
          <w:rFonts w:asciiTheme="majorHAnsi" w:hAnsiTheme="majorHAnsi"/>
          <w:color w:val="auto"/>
          <w:sz w:val="22"/>
          <w:szCs w:val="22"/>
        </w:rPr>
        <w:t>.</w:t>
      </w:r>
      <w:r w:rsidR="00ED0F12">
        <w:rPr>
          <w:rFonts w:asciiTheme="majorHAnsi" w:hAnsiTheme="majorHAnsi"/>
          <w:color w:val="auto"/>
          <w:sz w:val="22"/>
          <w:szCs w:val="22"/>
        </w:rPr>
        <w:t xml:space="preserve"> As between Customer and </w:t>
      </w:r>
      <w:proofErr w:type="spellStart"/>
      <w:r w:rsidR="009049E5">
        <w:rPr>
          <w:rFonts w:asciiTheme="majorHAnsi" w:hAnsiTheme="majorHAnsi"/>
          <w:color w:val="auto"/>
          <w:sz w:val="22"/>
          <w:szCs w:val="22"/>
        </w:rPr>
        <w:t>Solynx</w:t>
      </w:r>
      <w:proofErr w:type="spellEnd"/>
      <w:r w:rsidR="00ED0F12">
        <w:rPr>
          <w:rFonts w:asciiTheme="majorHAnsi" w:hAnsiTheme="majorHAnsi"/>
          <w:color w:val="auto"/>
          <w:sz w:val="22"/>
          <w:szCs w:val="22"/>
        </w:rPr>
        <w:t xml:space="preserve">, </w:t>
      </w:r>
      <w:proofErr w:type="spellStart"/>
      <w:r w:rsidR="009049E5">
        <w:rPr>
          <w:rFonts w:asciiTheme="majorHAnsi" w:hAnsiTheme="majorHAnsi"/>
          <w:color w:val="auto"/>
          <w:sz w:val="22"/>
          <w:szCs w:val="22"/>
        </w:rPr>
        <w:t>Solynx</w:t>
      </w:r>
      <w:proofErr w:type="spellEnd"/>
      <w:r w:rsidR="00ED0F12">
        <w:rPr>
          <w:rFonts w:asciiTheme="majorHAnsi" w:hAnsiTheme="majorHAnsi"/>
          <w:color w:val="auto"/>
          <w:sz w:val="22"/>
          <w:szCs w:val="22"/>
        </w:rPr>
        <w:t xml:space="preserve"> will be responsible for the acts and omissions of such third</w:t>
      </w:r>
      <w:r w:rsidR="009049E5">
        <w:rPr>
          <w:rFonts w:asciiTheme="majorHAnsi" w:hAnsiTheme="majorHAnsi"/>
          <w:color w:val="auto"/>
          <w:sz w:val="22"/>
          <w:szCs w:val="22"/>
        </w:rPr>
        <w:t>-</w:t>
      </w:r>
      <w:r w:rsidR="00ED0F12">
        <w:rPr>
          <w:rFonts w:asciiTheme="majorHAnsi" w:hAnsiTheme="majorHAnsi"/>
          <w:color w:val="auto"/>
          <w:sz w:val="22"/>
          <w:szCs w:val="22"/>
        </w:rPr>
        <w:t>party provider with respect to the Service provided to Customer hereunder.</w:t>
      </w:r>
    </w:p>
    <w:p w14:paraId="263D3DE8" w14:textId="1F503A80" w:rsidR="008D361F" w:rsidRPr="00EE7CAE" w:rsidRDefault="00732A75" w:rsidP="00FA0DC6">
      <w:pPr>
        <w:pStyle w:val="Default"/>
        <w:spacing w:after="120"/>
        <w:rPr>
          <w:rFonts w:asciiTheme="majorHAnsi" w:hAnsiTheme="majorHAnsi"/>
          <w:color w:val="auto"/>
          <w:sz w:val="22"/>
          <w:szCs w:val="22"/>
        </w:rPr>
      </w:pPr>
      <w:r w:rsidRPr="00EE7CAE">
        <w:rPr>
          <w:rFonts w:asciiTheme="majorHAnsi" w:hAnsiTheme="majorHAnsi"/>
          <w:b/>
          <w:bCs/>
          <w:color w:val="auto"/>
          <w:sz w:val="22"/>
          <w:szCs w:val="22"/>
        </w:rPr>
        <w:t>3</w:t>
      </w:r>
      <w:proofErr w:type="gramStart"/>
      <w:r w:rsidR="008D361F" w:rsidRPr="00EE7CAE">
        <w:rPr>
          <w:rFonts w:asciiTheme="majorHAnsi" w:hAnsiTheme="majorHAnsi"/>
          <w:b/>
          <w:bCs/>
          <w:color w:val="auto"/>
          <w:sz w:val="22"/>
          <w:szCs w:val="22"/>
        </w:rPr>
        <w:t xml:space="preserve">. </w:t>
      </w:r>
      <w:r w:rsidRPr="00EE7CAE">
        <w:rPr>
          <w:rFonts w:asciiTheme="majorHAnsi" w:hAnsiTheme="majorHAnsi"/>
          <w:b/>
          <w:bCs/>
          <w:color w:val="auto"/>
          <w:sz w:val="22"/>
          <w:szCs w:val="22"/>
        </w:rPr>
        <w:t xml:space="preserve"> </w:t>
      </w:r>
      <w:r w:rsidR="008D361F" w:rsidRPr="00EE7CAE">
        <w:rPr>
          <w:rFonts w:asciiTheme="majorHAnsi" w:hAnsiTheme="majorHAnsi"/>
          <w:b/>
          <w:bCs/>
          <w:color w:val="auto"/>
          <w:sz w:val="22"/>
          <w:szCs w:val="22"/>
        </w:rPr>
        <w:t>Order</w:t>
      </w:r>
      <w:proofErr w:type="gramEnd"/>
      <w:r w:rsidR="008D361F" w:rsidRPr="00EE7CAE">
        <w:rPr>
          <w:rFonts w:asciiTheme="majorHAnsi" w:hAnsiTheme="majorHAnsi"/>
          <w:b/>
          <w:bCs/>
          <w:color w:val="auto"/>
          <w:sz w:val="22"/>
          <w:szCs w:val="22"/>
        </w:rPr>
        <w:t xml:space="preserve"> Forms. </w:t>
      </w:r>
      <w:r w:rsidR="008D361F" w:rsidRPr="00EE7CAE">
        <w:rPr>
          <w:rFonts w:asciiTheme="majorHAnsi" w:hAnsiTheme="majorHAnsi"/>
          <w:color w:val="auto"/>
          <w:sz w:val="22"/>
          <w:szCs w:val="22"/>
        </w:rPr>
        <w:t xml:space="preserve">Each </w:t>
      </w:r>
      <w:r w:rsidR="00B47D3F">
        <w:rPr>
          <w:rFonts w:asciiTheme="majorHAnsi" w:hAnsiTheme="majorHAnsi"/>
          <w:color w:val="auto"/>
          <w:sz w:val="22"/>
          <w:szCs w:val="22"/>
        </w:rPr>
        <w:t xml:space="preserve">of Customer’s </w:t>
      </w:r>
      <w:r w:rsidR="004A275B">
        <w:rPr>
          <w:rFonts w:asciiTheme="majorHAnsi" w:hAnsiTheme="majorHAnsi"/>
          <w:color w:val="auto"/>
          <w:sz w:val="22"/>
          <w:szCs w:val="22"/>
        </w:rPr>
        <w:t>Order Form</w:t>
      </w:r>
      <w:r w:rsidR="00B47D3F">
        <w:rPr>
          <w:rFonts w:asciiTheme="majorHAnsi" w:hAnsiTheme="majorHAnsi"/>
          <w:color w:val="auto"/>
          <w:sz w:val="22"/>
          <w:szCs w:val="22"/>
        </w:rPr>
        <w:t>s</w:t>
      </w:r>
      <w:r w:rsidR="00C120D5">
        <w:rPr>
          <w:rFonts w:asciiTheme="majorHAnsi" w:hAnsiTheme="majorHAnsi"/>
          <w:color w:val="auto"/>
          <w:sz w:val="22"/>
          <w:szCs w:val="22"/>
        </w:rPr>
        <w:t xml:space="preserve"> </w:t>
      </w:r>
      <w:r w:rsidR="008E621B" w:rsidRPr="00EE7CAE">
        <w:rPr>
          <w:rFonts w:asciiTheme="majorHAnsi" w:hAnsiTheme="majorHAnsi"/>
          <w:color w:val="auto"/>
          <w:sz w:val="22"/>
          <w:szCs w:val="22"/>
        </w:rPr>
        <w:t>will</w:t>
      </w:r>
      <w:r w:rsidR="008D361F" w:rsidRPr="00EE7CAE">
        <w:rPr>
          <w:rFonts w:asciiTheme="majorHAnsi" w:hAnsiTheme="majorHAnsi"/>
          <w:color w:val="auto"/>
          <w:sz w:val="22"/>
          <w:szCs w:val="22"/>
        </w:rPr>
        <w:t xml:space="preserve"> include</w:t>
      </w:r>
      <w:r w:rsidRPr="00EE7CAE">
        <w:rPr>
          <w:rFonts w:asciiTheme="majorHAnsi" w:hAnsiTheme="majorHAnsi"/>
          <w:color w:val="auto"/>
          <w:sz w:val="22"/>
          <w:szCs w:val="22"/>
        </w:rPr>
        <w:t>,</w:t>
      </w:r>
      <w:r w:rsidR="008D361F" w:rsidRPr="00EE7CAE">
        <w:rPr>
          <w:rFonts w:asciiTheme="majorHAnsi" w:hAnsiTheme="majorHAnsi"/>
          <w:color w:val="auto"/>
          <w:sz w:val="22"/>
          <w:szCs w:val="22"/>
        </w:rPr>
        <w:t xml:space="preserve"> at a minimum</w:t>
      </w:r>
      <w:r w:rsidRPr="00EE7CAE">
        <w:rPr>
          <w:rFonts w:asciiTheme="majorHAnsi" w:hAnsiTheme="majorHAnsi"/>
          <w:color w:val="auto"/>
          <w:sz w:val="22"/>
          <w:szCs w:val="22"/>
        </w:rPr>
        <w:t>,</w:t>
      </w:r>
      <w:r w:rsidR="008D361F" w:rsidRPr="00EE7CAE">
        <w:rPr>
          <w:rFonts w:asciiTheme="majorHAnsi" w:hAnsiTheme="majorHAnsi"/>
          <w:color w:val="auto"/>
          <w:sz w:val="22"/>
          <w:szCs w:val="22"/>
        </w:rPr>
        <w:t xml:space="preserve"> a </w:t>
      </w:r>
      <w:r w:rsidR="009F4785">
        <w:rPr>
          <w:rFonts w:asciiTheme="majorHAnsi" w:hAnsiTheme="majorHAnsi"/>
          <w:color w:val="auto"/>
          <w:sz w:val="22"/>
          <w:szCs w:val="22"/>
        </w:rPr>
        <w:t>description</w:t>
      </w:r>
      <w:r w:rsidR="008D361F" w:rsidRPr="00EE7CAE">
        <w:rPr>
          <w:rFonts w:asciiTheme="majorHAnsi" w:hAnsiTheme="majorHAnsi"/>
          <w:color w:val="auto"/>
          <w:sz w:val="22"/>
          <w:szCs w:val="22"/>
        </w:rPr>
        <w:t xml:space="preserve"> of the Service </w:t>
      </w:r>
      <w:r w:rsidR="006B2841">
        <w:rPr>
          <w:rFonts w:asciiTheme="majorHAnsi" w:hAnsiTheme="majorHAnsi"/>
          <w:color w:val="auto"/>
          <w:sz w:val="22"/>
          <w:szCs w:val="22"/>
        </w:rPr>
        <w:t>purchased by Customer</w:t>
      </w:r>
      <w:r w:rsidR="008E03B4">
        <w:rPr>
          <w:rFonts w:asciiTheme="majorHAnsi" w:hAnsiTheme="majorHAnsi"/>
          <w:color w:val="auto"/>
          <w:sz w:val="22"/>
          <w:szCs w:val="22"/>
        </w:rPr>
        <w:t>,</w:t>
      </w:r>
      <w:r w:rsidR="006B2841">
        <w:rPr>
          <w:rFonts w:asciiTheme="majorHAnsi" w:hAnsiTheme="majorHAnsi"/>
          <w:color w:val="auto"/>
          <w:sz w:val="22"/>
          <w:szCs w:val="22"/>
        </w:rPr>
        <w:t xml:space="preserve"> </w:t>
      </w:r>
      <w:r w:rsidR="008D361F" w:rsidRPr="00EE7CAE">
        <w:rPr>
          <w:rFonts w:asciiTheme="majorHAnsi" w:hAnsiTheme="majorHAnsi"/>
          <w:color w:val="auto"/>
          <w:sz w:val="22"/>
          <w:szCs w:val="22"/>
        </w:rPr>
        <w:t xml:space="preserve">any </w:t>
      </w:r>
      <w:r w:rsidRPr="00EE7CAE">
        <w:rPr>
          <w:rFonts w:asciiTheme="majorHAnsi" w:hAnsiTheme="majorHAnsi"/>
          <w:color w:val="auto"/>
          <w:sz w:val="22"/>
          <w:szCs w:val="22"/>
        </w:rPr>
        <w:t xml:space="preserve">related </w:t>
      </w:r>
      <w:proofErr w:type="spellStart"/>
      <w:r w:rsidR="009049E5">
        <w:rPr>
          <w:rFonts w:asciiTheme="majorHAnsi" w:hAnsiTheme="majorHAnsi"/>
          <w:color w:val="auto"/>
          <w:sz w:val="22"/>
          <w:szCs w:val="22"/>
        </w:rPr>
        <w:t>Solynx</w:t>
      </w:r>
      <w:proofErr w:type="spellEnd"/>
      <w:r w:rsidR="008D361F" w:rsidRPr="00EE7CAE">
        <w:rPr>
          <w:rFonts w:asciiTheme="majorHAnsi" w:hAnsiTheme="majorHAnsi"/>
          <w:color w:val="auto"/>
          <w:sz w:val="22"/>
          <w:szCs w:val="22"/>
        </w:rPr>
        <w:t xml:space="preserve"> </w:t>
      </w:r>
      <w:r w:rsidR="009F4785">
        <w:rPr>
          <w:rFonts w:asciiTheme="majorHAnsi" w:hAnsiTheme="majorHAnsi"/>
          <w:color w:val="auto"/>
          <w:sz w:val="22"/>
          <w:szCs w:val="22"/>
        </w:rPr>
        <w:t>Professional</w:t>
      </w:r>
      <w:r w:rsidR="008D361F" w:rsidRPr="00EE7CAE">
        <w:rPr>
          <w:rFonts w:asciiTheme="majorHAnsi" w:hAnsiTheme="majorHAnsi"/>
          <w:color w:val="auto"/>
          <w:sz w:val="22"/>
          <w:szCs w:val="22"/>
        </w:rPr>
        <w:t xml:space="preserve"> </w:t>
      </w:r>
      <w:r w:rsidR="009F4785">
        <w:rPr>
          <w:rFonts w:asciiTheme="majorHAnsi" w:hAnsiTheme="majorHAnsi"/>
          <w:color w:val="auto"/>
          <w:sz w:val="22"/>
          <w:szCs w:val="22"/>
        </w:rPr>
        <w:t>S</w:t>
      </w:r>
      <w:r w:rsidR="008D361F" w:rsidRPr="00EE7CAE">
        <w:rPr>
          <w:rFonts w:asciiTheme="majorHAnsi" w:hAnsiTheme="majorHAnsi"/>
          <w:color w:val="auto"/>
          <w:sz w:val="22"/>
          <w:szCs w:val="22"/>
        </w:rPr>
        <w:t xml:space="preserve">ervices </w:t>
      </w:r>
      <w:r w:rsidRPr="00EE7CAE">
        <w:rPr>
          <w:rFonts w:asciiTheme="majorHAnsi" w:hAnsiTheme="majorHAnsi"/>
          <w:color w:val="auto"/>
          <w:sz w:val="22"/>
          <w:szCs w:val="22"/>
        </w:rPr>
        <w:t>ordered by Customer</w:t>
      </w:r>
      <w:r w:rsidR="008D361F" w:rsidRPr="00EE7CAE">
        <w:rPr>
          <w:rFonts w:asciiTheme="majorHAnsi" w:hAnsiTheme="majorHAnsi"/>
          <w:color w:val="auto"/>
          <w:sz w:val="22"/>
          <w:szCs w:val="22"/>
        </w:rPr>
        <w:t xml:space="preserve"> and the </w:t>
      </w:r>
      <w:r w:rsidR="008E03B4">
        <w:rPr>
          <w:rFonts w:asciiTheme="majorHAnsi" w:hAnsiTheme="majorHAnsi"/>
          <w:color w:val="auto"/>
          <w:sz w:val="22"/>
          <w:szCs w:val="22"/>
        </w:rPr>
        <w:t>F</w:t>
      </w:r>
      <w:r w:rsidR="008D361F" w:rsidRPr="00EE7CAE">
        <w:rPr>
          <w:rFonts w:asciiTheme="majorHAnsi" w:hAnsiTheme="majorHAnsi"/>
          <w:color w:val="auto"/>
          <w:sz w:val="22"/>
          <w:szCs w:val="22"/>
        </w:rPr>
        <w:t xml:space="preserve">ees </w:t>
      </w:r>
      <w:r w:rsidR="008E03B4">
        <w:rPr>
          <w:rFonts w:asciiTheme="majorHAnsi" w:hAnsiTheme="majorHAnsi"/>
          <w:color w:val="auto"/>
          <w:sz w:val="22"/>
          <w:szCs w:val="22"/>
        </w:rPr>
        <w:t xml:space="preserve">(defined </w:t>
      </w:r>
      <w:r w:rsidR="00C120D5">
        <w:rPr>
          <w:rFonts w:asciiTheme="majorHAnsi" w:hAnsiTheme="majorHAnsi"/>
          <w:color w:val="auto"/>
          <w:sz w:val="22"/>
          <w:szCs w:val="22"/>
        </w:rPr>
        <w:t xml:space="preserve">in Section 5.2 </w:t>
      </w:r>
      <w:r w:rsidR="008E03B4">
        <w:rPr>
          <w:rFonts w:asciiTheme="majorHAnsi" w:hAnsiTheme="majorHAnsi"/>
          <w:color w:val="auto"/>
          <w:sz w:val="22"/>
          <w:szCs w:val="22"/>
        </w:rPr>
        <w:t xml:space="preserve">below) </w:t>
      </w:r>
      <w:r w:rsidR="008D361F" w:rsidRPr="00EE7CAE">
        <w:rPr>
          <w:rFonts w:asciiTheme="majorHAnsi" w:hAnsiTheme="majorHAnsi"/>
          <w:color w:val="auto"/>
          <w:sz w:val="22"/>
          <w:szCs w:val="22"/>
        </w:rPr>
        <w:t xml:space="preserve">therefor. </w:t>
      </w:r>
    </w:p>
    <w:p w14:paraId="26D8E844" w14:textId="69EF8997" w:rsidR="006E4AB9" w:rsidRDefault="00732A75" w:rsidP="00B47D3F">
      <w:pPr>
        <w:pStyle w:val="Default"/>
        <w:spacing w:after="120"/>
        <w:rPr>
          <w:rFonts w:ascii="Calibri" w:hAnsi="Calibri"/>
          <w:sz w:val="22"/>
          <w:szCs w:val="22"/>
        </w:rPr>
      </w:pPr>
      <w:r w:rsidRPr="00EE7CAE">
        <w:rPr>
          <w:rFonts w:asciiTheme="majorHAnsi" w:hAnsiTheme="majorHAnsi"/>
          <w:b/>
          <w:bCs/>
          <w:color w:val="auto"/>
          <w:sz w:val="22"/>
          <w:szCs w:val="22"/>
        </w:rPr>
        <w:t>4</w:t>
      </w:r>
      <w:proofErr w:type="gramStart"/>
      <w:r w:rsidR="008D361F" w:rsidRPr="00EE7CAE">
        <w:rPr>
          <w:rFonts w:asciiTheme="majorHAnsi" w:hAnsiTheme="majorHAnsi"/>
          <w:b/>
          <w:bCs/>
          <w:color w:val="auto"/>
          <w:sz w:val="22"/>
          <w:szCs w:val="22"/>
        </w:rPr>
        <w:t>.</w:t>
      </w:r>
      <w:r w:rsidRPr="00EE7CAE">
        <w:rPr>
          <w:rFonts w:asciiTheme="majorHAnsi" w:hAnsiTheme="majorHAnsi"/>
          <w:b/>
          <w:bCs/>
          <w:color w:val="auto"/>
          <w:sz w:val="22"/>
          <w:szCs w:val="22"/>
        </w:rPr>
        <w:t xml:space="preserve">  </w:t>
      </w:r>
      <w:r w:rsidR="00874B8B">
        <w:rPr>
          <w:rFonts w:asciiTheme="majorHAnsi" w:hAnsiTheme="majorHAnsi"/>
          <w:b/>
          <w:bCs/>
          <w:color w:val="auto"/>
          <w:sz w:val="22"/>
          <w:szCs w:val="22"/>
        </w:rPr>
        <w:t>Customer</w:t>
      </w:r>
      <w:proofErr w:type="gramEnd"/>
      <w:r w:rsidR="00874B8B">
        <w:rPr>
          <w:rFonts w:asciiTheme="majorHAnsi" w:hAnsiTheme="majorHAnsi"/>
          <w:b/>
          <w:bCs/>
          <w:color w:val="auto"/>
          <w:sz w:val="22"/>
          <w:szCs w:val="22"/>
        </w:rPr>
        <w:t xml:space="preserve"> </w:t>
      </w:r>
      <w:r w:rsidR="00B47D3F">
        <w:rPr>
          <w:rFonts w:asciiTheme="majorHAnsi" w:hAnsiTheme="majorHAnsi"/>
          <w:b/>
          <w:bCs/>
          <w:color w:val="auto"/>
          <w:sz w:val="22"/>
          <w:szCs w:val="22"/>
        </w:rPr>
        <w:t xml:space="preserve">Use of the Service and applicable </w:t>
      </w:r>
      <w:r w:rsidR="008D361F" w:rsidRPr="00EE7CAE">
        <w:rPr>
          <w:rFonts w:asciiTheme="majorHAnsi" w:hAnsiTheme="majorHAnsi"/>
          <w:b/>
          <w:bCs/>
          <w:color w:val="auto"/>
          <w:sz w:val="22"/>
          <w:szCs w:val="22"/>
        </w:rPr>
        <w:t xml:space="preserve">Restrictions. </w:t>
      </w:r>
      <w:r w:rsidR="008D361F" w:rsidRPr="00EE7CAE">
        <w:rPr>
          <w:rFonts w:asciiTheme="majorHAnsi" w:hAnsiTheme="majorHAnsi"/>
          <w:color w:val="auto"/>
          <w:sz w:val="22"/>
          <w:szCs w:val="22"/>
        </w:rPr>
        <w:t xml:space="preserve">Customer is responsible for </w:t>
      </w:r>
      <w:proofErr w:type="gramStart"/>
      <w:r w:rsidR="008A3387">
        <w:rPr>
          <w:rFonts w:asciiTheme="majorHAnsi" w:hAnsiTheme="majorHAnsi"/>
          <w:color w:val="auto"/>
          <w:sz w:val="22"/>
          <w:szCs w:val="22"/>
        </w:rPr>
        <w:t>its</w:t>
      </w:r>
      <w:proofErr w:type="gramEnd"/>
      <w:r w:rsidR="008A3387">
        <w:rPr>
          <w:rFonts w:asciiTheme="majorHAnsi" w:hAnsiTheme="majorHAnsi"/>
          <w:color w:val="auto"/>
          <w:sz w:val="22"/>
          <w:szCs w:val="22"/>
        </w:rPr>
        <w:t xml:space="preserve"> access to and use of the Service, including </w:t>
      </w:r>
      <w:r w:rsidR="008D361F" w:rsidRPr="00EE7CAE">
        <w:rPr>
          <w:rFonts w:asciiTheme="majorHAnsi" w:hAnsiTheme="majorHAnsi"/>
          <w:color w:val="auto"/>
          <w:sz w:val="22"/>
          <w:szCs w:val="22"/>
        </w:rPr>
        <w:t xml:space="preserve">all </w:t>
      </w:r>
      <w:r w:rsidR="00B47D3F">
        <w:rPr>
          <w:rFonts w:asciiTheme="majorHAnsi" w:hAnsiTheme="majorHAnsi"/>
          <w:color w:val="auto"/>
          <w:sz w:val="22"/>
          <w:szCs w:val="22"/>
        </w:rPr>
        <w:t xml:space="preserve">its </w:t>
      </w:r>
      <w:r w:rsidR="008D361F" w:rsidRPr="00EE7CAE">
        <w:rPr>
          <w:rFonts w:asciiTheme="majorHAnsi" w:hAnsiTheme="majorHAnsi"/>
          <w:color w:val="auto"/>
          <w:sz w:val="22"/>
          <w:szCs w:val="22"/>
        </w:rPr>
        <w:t xml:space="preserve">activities </w:t>
      </w:r>
      <w:r w:rsidR="008A3387">
        <w:rPr>
          <w:rFonts w:asciiTheme="majorHAnsi" w:hAnsiTheme="majorHAnsi"/>
          <w:color w:val="auto"/>
          <w:sz w:val="22"/>
          <w:szCs w:val="22"/>
        </w:rPr>
        <w:t>there</w:t>
      </w:r>
      <w:r w:rsidR="00B47D3F">
        <w:rPr>
          <w:rFonts w:asciiTheme="majorHAnsi" w:hAnsiTheme="majorHAnsi"/>
          <w:color w:val="auto"/>
          <w:sz w:val="22"/>
          <w:szCs w:val="22"/>
        </w:rPr>
        <w:t>on</w:t>
      </w:r>
      <w:r w:rsidR="008A3387">
        <w:rPr>
          <w:rFonts w:asciiTheme="majorHAnsi" w:hAnsiTheme="majorHAnsi"/>
          <w:color w:val="auto"/>
          <w:sz w:val="22"/>
          <w:szCs w:val="22"/>
        </w:rPr>
        <w:t>,</w:t>
      </w:r>
      <w:r w:rsidR="00B47D3F">
        <w:rPr>
          <w:rFonts w:asciiTheme="majorHAnsi" w:hAnsiTheme="majorHAnsi"/>
          <w:color w:val="auto"/>
          <w:sz w:val="22"/>
          <w:szCs w:val="22"/>
        </w:rPr>
        <w:t xml:space="preserve"> and for its compliance with the Terms of Use.</w:t>
      </w:r>
      <w:r w:rsidR="00C120D5">
        <w:rPr>
          <w:rFonts w:asciiTheme="majorHAnsi" w:hAnsiTheme="majorHAnsi"/>
          <w:color w:val="auto"/>
          <w:sz w:val="22"/>
          <w:szCs w:val="22"/>
        </w:rPr>
        <w:t xml:space="preserve"> By </w:t>
      </w:r>
      <w:r w:rsidR="00C120D5">
        <w:rPr>
          <w:rFonts w:asciiTheme="majorHAnsi" w:hAnsiTheme="majorHAnsi"/>
          <w:color w:val="auto"/>
          <w:sz w:val="22"/>
          <w:szCs w:val="22"/>
        </w:rPr>
        <w:lastRenderedPageBreak/>
        <w:t xml:space="preserve">executing this Agreement, Customer agrees to comply with the Terms of Use. </w:t>
      </w:r>
    </w:p>
    <w:p w14:paraId="6A534BF2" w14:textId="32AD2BAC" w:rsidR="0061665D" w:rsidRDefault="006E4AB9" w:rsidP="00FA0DC6">
      <w:pPr>
        <w:pStyle w:val="Legal2L2"/>
        <w:numPr>
          <w:ilvl w:val="0"/>
          <w:numId w:val="0"/>
        </w:numPr>
        <w:jc w:val="left"/>
        <w:rPr>
          <w:color w:val="000000"/>
          <w:szCs w:val="22"/>
        </w:rPr>
      </w:pPr>
      <w:r w:rsidRPr="00857737">
        <w:rPr>
          <w:rFonts w:ascii="Calibri" w:hAnsi="Calibri"/>
          <w:sz w:val="22"/>
          <w:szCs w:val="22"/>
        </w:rPr>
        <w:t xml:space="preserve">If any Customer </w:t>
      </w:r>
      <w:r>
        <w:rPr>
          <w:rFonts w:ascii="Calibri" w:hAnsi="Calibri"/>
          <w:sz w:val="22"/>
          <w:szCs w:val="22"/>
        </w:rPr>
        <w:t>Data</w:t>
      </w:r>
      <w:r w:rsidRPr="00857737">
        <w:rPr>
          <w:rFonts w:ascii="Calibri" w:hAnsi="Calibri"/>
          <w:sz w:val="22"/>
          <w:szCs w:val="22"/>
        </w:rPr>
        <w:t xml:space="preserve">, in </w:t>
      </w:r>
      <w:proofErr w:type="spellStart"/>
      <w:r w:rsidR="009049E5">
        <w:rPr>
          <w:rFonts w:ascii="Calibri" w:hAnsi="Calibri"/>
          <w:sz w:val="22"/>
          <w:szCs w:val="22"/>
        </w:rPr>
        <w:t>Solynx</w:t>
      </w:r>
      <w:r>
        <w:rPr>
          <w:rFonts w:ascii="Calibri" w:hAnsi="Calibri"/>
          <w:sz w:val="22"/>
          <w:szCs w:val="22"/>
        </w:rPr>
        <w:t>’s</w:t>
      </w:r>
      <w:proofErr w:type="spellEnd"/>
      <w:r w:rsidRPr="00857737">
        <w:rPr>
          <w:rFonts w:ascii="Calibri" w:hAnsi="Calibri"/>
          <w:sz w:val="22"/>
          <w:szCs w:val="22"/>
        </w:rPr>
        <w:t xml:space="preserve"> </w:t>
      </w:r>
      <w:r>
        <w:rPr>
          <w:rFonts w:ascii="Calibri" w:hAnsi="Calibri"/>
          <w:sz w:val="22"/>
          <w:szCs w:val="22"/>
        </w:rPr>
        <w:t>reasonable business</w:t>
      </w:r>
      <w:r w:rsidRPr="00857737">
        <w:rPr>
          <w:rFonts w:ascii="Calibri" w:hAnsi="Calibri"/>
          <w:sz w:val="22"/>
          <w:szCs w:val="22"/>
        </w:rPr>
        <w:t xml:space="preserve"> judgment, (a) violate this Agreement or the rights of any third party, (b) harm or threaten the safety of anyone or (c) create liability for </w:t>
      </w:r>
      <w:proofErr w:type="spellStart"/>
      <w:r w:rsidR="009049E5">
        <w:rPr>
          <w:rFonts w:ascii="Calibri" w:hAnsi="Calibri"/>
          <w:sz w:val="22"/>
          <w:szCs w:val="22"/>
        </w:rPr>
        <w:t>Solynx</w:t>
      </w:r>
      <w:proofErr w:type="spellEnd"/>
      <w:r w:rsidRPr="00857737">
        <w:rPr>
          <w:rFonts w:ascii="Calibri" w:hAnsi="Calibri"/>
          <w:sz w:val="22"/>
          <w:szCs w:val="22"/>
        </w:rPr>
        <w:t xml:space="preserve"> or any third party, </w:t>
      </w:r>
      <w:proofErr w:type="spellStart"/>
      <w:r w:rsidR="009049E5">
        <w:rPr>
          <w:rFonts w:ascii="Calibri" w:hAnsi="Calibri"/>
          <w:sz w:val="22"/>
          <w:szCs w:val="22"/>
        </w:rPr>
        <w:t>Solynx</w:t>
      </w:r>
      <w:proofErr w:type="spellEnd"/>
      <w:r w:rsidRPr="00857737">
        <w:rPr>
          <w:rFonts w:ascii="Calibri" w:hAnsi="Calibri"/>
          <w:sz w:val="22"/>
          <w:szCs w:val="22"/>
        </w:rPr>
        <w:t xml:space="preserve"> has the right (but not the obligation) to (</w:t>
      </w:r>
      <w:proofErr w:type="spellStart"/>
      <w:r w:rsidRPr="00857737">
        <w:rPr>
          <w:rFonts w:ascii="Calibri" w:hAnsi="Calibri"/>
          <w:sz w:val="22"/>
          <w:szCs w:val="22"/>
        </w:rPr>
        <w:t>i</w:t>
      </w:r>
      <w:proofErr w:type="spellEnd"/>
      <w:r w:rsidRPr="00857737">
        <w:rPr>
          <w:rFonts w:ascii="Calibri" w:hAnsi="Calibri"/>
          <w:sz w:val="22"/>
          <w:szCs w:val="22"/>
        </w:rPr>
        <w:t>) delete or modify th</w:t>
      </w:r>
      <w:r>
        <w:rPr>
          <w:rFonts w:ascii="Calibri" w:hAnsi="Calibri"/>
          <w:sz w:val="22"/>
          <w:szCs w:val="22"/>
        </w:rPr>
        <w:t>at</w:t>
      </w:r>
      <w:r w:rsidRPr="00857737">
        <w:rPr>
          <w:rFonts w:ascii="Calibri" w:hAnsi="Calibri"/>
          <w:sz w:val="22"/>
          <w:szCs w:val="22"/>
        </w:rPr>
        <w:t xml:space="preserve"> Customer </w:t>
      </w:r>
      <w:r>
        <w:rPr>
          <w:rFonts w:ascii="Calibri" w:hAnsi="Calibri"/>
          <w:sz w:val="22"/>
          <w:szCs w:val="22"/>
        </w:rPr>
        <w:t>Data</w:t>
      </w:r>
      <w:r w:rsidRPr="00857737">
        <w:rPr>
          <w:rFonts w:ascii="Calibri" w:hAnsi="Calibri"/>
          <w:sz w:val="22"/>
          <w:szCs w:val="22"/>
        </w:rPr>
        <w:t xml:space="preserve">, (ii) terminate </w:t>
      </w:r>
      <w:r w:rsidRPr="009F4785">
        <w:rPr>
          <w:rFonts w:ascii="Calibri" w:hAnsi="Calibri"/>
          <w:sz w:val="22"/>
          <w:szCs w:val="22"/>
        </w:rPr>
        <w:t xml:space="preserve">Customer’s </w:t>
      </w:r>
      <w:r w:rsidR="008A3387">
        <w:rPr>
          <w:rFonts w:ascii="Calibri" w:hAnsi="Calibri"/>
          <w:sz w:val="22"/>
          <w:szCs w:val="22"/>
        </w:rPr>
        <w:t>access to and use of the Service</w:t>
      </w:r>
      <w:r w:rsidRPr="009F4785">
        <w:rPr>
          <w:rFonts w:ascii="Calibri" w:hAnsi="Calibri"/>
          <w:sz w:val="22"/>
          <w:szCs w:val="22"/>
        </w:rPr>
        <w:t xml:space="preserve"> </w:t>
      </w:r>
      <w:r w:rsidRPr="00857737">
        <w:rPr>
          <w:rFonts w:ascii="Calibri" w:hAnsi="Calibri"/>
          <w:sz w:val="22"/>
          <w:szCs w:val="22"/>
        </w:rPr>
        <w:t xml:space="preserve">and/or this Agreement </w:t>
      </w:r>
      <w:r>
        <w:rPr>
          <w:rFonts w:ascii="Calibri" w:hAnsi="Calibri"/>
          <w:sz w:val="22"/>
          <w:szCs w:val="22"/>
        </w:rPr>
        <w:t>and/</w:t>
      </w:r>
      <w:r w:rsidRPr="00857737">
        <w:rPr>
          <w:rFonts w:ascii="Calibri" w:hAnsi="Calibri"/>
          <w:sz w:val="22"/>
          <w:szCs w:val="22"/>
        </w:rPr>
        <w:t xml:space="preserve">or (iii) </w:t>
      </w:r>
      <w:r>
        <w:rPr>
          <w:rFonts w:ascii="Calibri" w:hAnsi="Calibri"/>
          <w:sz w:val="22"/>
          <w:szCs w:val="22"/>
        </w:rPr>
        <w:t xml:space="preserve">cooperate with legitimate government orders and/or </w:t>
      </w:r>
      <w:r w:rsidRPr="00857737">
        <w:rPr>
          <w:rFonts w:ascii="Calibri" w:hAnsi="Calibri"/>
          <w:sz w:val="22"/>
          <w:szCs w:val="22"/>
        </w:rPr>
        <w:t>take legal action against Customer, including reporting Customer to law enforcement authorities</w:t>
      </w:r>
      <w:r>
        <w:rPr>
          <w:rFonts w:ascii="Calibri" w:hAnsi="Calibri"/>
          <w:sz w:val="22"/>
          <w:szCs w:val="22"/>
        </w:rPr>
        <w:t xml:space="preserve"> and disclosing properly-requested information</w:t>
      </w:r>
      <w:r w:rsidRPr="00857737">
        <w:rPr>
          <w:rFonts w:ascii="Calibri" w:hAnsi="Calibri"/>
          <w:sz w:val="22"/>
          <w:szCs w:val="22"/>
        </w:rPr>
        <w:t>.</w:t>
      </w:r>
      <w:r w:rsidR="0061665D" w:rsidRPr="00CE2639">
        <w:rPr>
          <w:rFonts w:ascii="Calibri" w:hAnsi="Calibri"/>
          <w:color w:val="000000"/>
          <w:sz w:val="22"/>
          <w:szCs w:val="22"/>
        </w:rPr>
        <w:t xml:space="preserve"> </w:t>
      </w:r>
      <w:r w:rsidR="0061665D" w:rsidRPr="003900CC">
        <w:rPr>
          <w:color w:val="000000"/>
          <w:szCs w:val="22"/>
        </w:rPr>
        <w:t xml:space="preserve"> </w:t>
      </w:r>
    </w:p>
    <w:p w14:paraId="18957B8D" w14:textId="77777777" w:rsidR="008D361F" w:rsidRPr="00EE7CAE" w:rsidRDefault="0017061A" w:rsidP="00FA0DC6">
      <w:pPr>
        <w:pStyle w:val="Default"/>
        <w:spacing w:after="120"/>
        <w:rPr>
          <w:rFonts w:asciiTheme="majorHAnsi" w:hAnsiTheme="majorHAnsi"/>
          <w:color w:val="auto"/>
          <w:sz w:val="22"/>
          <w:szCs w:val="22"/>
        </w:rPr>
      </w:pPr>
      <w:r w:rsidRPr="00EE7CAE">
        <w:rPr>
          <w:rFonts w:asciiTheme="majorHAnsi" w:hAnsiTheme="majorHAnsi"/>
          <w:b/>
          <w:bCs/>
          <w:color w:val="auto"/>
          <w:sz w:val="22"/>
          <w:szCs w:val="22"/>
        </w:rPr>
        <w:t>5</w:t>
      </w:r>
      <w:proofErr w:type="gramStart"/>
      <w:r w:rsidR="008D361F" w:rsidRPr="00EE7CAE">
        <w:rPr>
          <w:rFonts w:asciiTheme="majorHAnsi" w:hAnsiTheme="majorHAnsi"/>
          <w:b/>
          <w:bCs/>
          <w:color w:val="auto"/>
          <w:sz w:val="22"/>
          <w:szCs w:val="22"/>
        </w:rPr>
        <w:t>.</w:t>
      </w:r>
      <w:r w:rsidRPr="00EE7CAE">
        <w:rPr>
          <w:rFonts w:asciiTheme="majorHAnsi" w:hAnsiTheme="majorHAnsi"/>
          <w:b/>
          <w:bCs/>
          <w:color w:val="auto"/>
          <w:sz w:val="22"/>
          <w:szCs w:val="22"/>
        </w:rPr>
        <w:t xml:space="preserve"> </w:t>
      </w:r>
      <w:r w:rsidR="008D361F" w:rsidRPr="00EE7CAE">
        <w:rPr>
          <w:rFonts w:asciiTheme="majorHAnsi" w:hAnsiTheme="majorHAnsi"/>
          <w:b/>
          <w:bCs/>
          <w:color w:val="auto"/>
          <w:sz w:val="22"/>
          <w:szCs w:val="22"/>
        </w:rPr>
        <w:t xml:space="preserve"> Term</w:t>
      </w:r>
      <w:proofErr w:type="gramEnd"/>
      <w:r w:rsidR="008D361F" w:rsidRPr="00EE7CAE">
        <w:rPr>
          <w:rFonts w:asciiTheme="majorHAnsi" w:hAnsiTheme="majorHAnsi"/>
          <w:b/>
          <w:bCs/>
          <w:color w:val="auto"/>
          <w:sz w:val="22"/>
          <w:szCs w:val="22"/>
        </w:rPr>
        <w:t>, Fee</w:t>
      </w:r>
      <w:r w:rsidR="006E4AB9">
        <w:rPr>
          <w:rFonts w:asciiTheme="majorHAnsi" w:hAnsiTheme="majorHAnsi"/>
          <w:b/>
          <w:bCs/>
          <w:color w:val="auto"/>
          <w:sz w:val="22"/>
          <w:szCs w:val="22"/>
        </w:rPr>
        <w:t>s</w:t>
      </w:r>
      <w:r w:rsidR="008D361F" w:rsidRPr="00EE7CAE">
        <w:rPr>
          <w:rFonts w:asciiTheme="majorHAnsi" w:hAnsiTheme="majorHAnsi"/>
          <w:b/>
          <w:bCs/>
          <w:color w:val="auto"/>
          <w:sz w:val="22"/>
          <w:szCs w:val="22"/>
        </w:rPr>
        <w:t>, Payment</w:t>
      </w:r>
      <w:r w:rsidR="006E4AB9">
        <w:rPr>
          <w:rFonts w:asciiTheme="majorHAnsi" w:hAnsiTheme="majorHAnsi"/>
          <w:b/>
          <w:bCs/>
          <w:color w:val="auto"/>
          <w:sz w:val="22"/>
          <w:szCs w:val="22"/>
        </w:rPr>
        <w:t>s</w:t>
      </w:r>
      <w:r w:rsidR="008D361F" w:rsidRPr="00EE7CAE">
        <w:rPr>
          <w:rFonts w:asciiTheme="majorHAnsi" w:hAnsiTheme="majorHAnsi"/>
          <w:b/>
          <w:bCs/>
          <w:color w:val="auto"/>
          <w:sz w:val="22"/>
          <w:szCs w:val="22"/>
        </w:rPr>
        <w:t xml:space="preserve"> </w:t>
      </w:r>
      <w:r w:rsidR="006E4AB9">
        <w:rPr>
          <w:rFonts w:asciiTheme="majorHAnsi" w:hAnsiTheme="majorHAnsi"/>
          <w:b/>
          <w:bCs/>
          <w:color w:val="auto"/>
          <w:sz w:val="22"/>
          <w:szCs w:val="22"/>
        </w:rPr>
        <w:t>and</w:t>
      </w:r>
      <w:r w:rsidR="008D361F" w:rsidRPr="00EE7CAE">
        <w:rPr>
          <w:rFonts w:asciiTheme="majorHAnsi" w:hAnsiTheme="majorHAnsi"/>
          <w:b/>
          <w:bCs/>
          <w:color w:val="auto"/>
          <w:sz w:val="22"/>
          <w:szCs w:val="22"/>
        </w:rPr>
        <w:t xml:space="preserve"> Taxes. </w:t>
      </w:r>
    </w:p>
    <w:p w14:paraId="39B194A2" w14:textId="5EEF999E" w:rsidR="008D361F" w:rsidRPr="00EE7CAE" w:rsidRDefault="0017061A" w:rsidP="00FA0DC6">
      <w:pPr>
        <w:pStyle w:val="Default"/>
        <w:spacing w:after="120"/>
        <w:rPr>
          <w:rFonts w:asciiTheme="majorHAnsi" w:hAnsiTheme="majorHAnsi"/>
          <w:color w:val="auto"/>
          <w:sz w:val="22"/>
          <w:szCs w:val="22"/>
        </w:rPr>
      </w:pPr>
      <w:r w:rsidRPr="00EE7CAE">
        <w:rPr>
          <w:rFonts w:asciiTheme="majorHAnsi" w:hAnsiTheme="majorHAnsi"/>
          <w:b/>
          <w:bCs/>
          <w:color w:val="auto"/>
          <w:sz w:val="22"/>
          <w:szCs w:val="22"/>
        </w:rPr>
        <w:t>5</w:t>
      </w:r>
      <w:r w:rsidR="008D361F" w:rsidRPr="00EE7CAE">
        <w:rPr>
          <w:rFonts w:asciiTheme="majorHAnsi" w:hAnsiTheme="majorHAnsi"/>
          <w:b/>
          <w:bCs/>
          <w:color w:val="auto"/>
          <w:sz w:val="22"/>
          <w:szCs w:val="22"/>
        </w:rPr>
        <w:t>.1.</w:t>
      </w:r>
      <w:r w:rsidRPr="00EE7CAE">
        <w:rPr>
          <w:rFonts w:asciiTheme="majorHAnsi" w:hAnsiTheme="majorHAnsi"/>
          <w:b/>
          <w:bCs/>
          <w:color w:val="auto"/>
          <w:sz w:val="22"/>
          <w:szCs w:val="22"/>
        </w:rPr>
        <w:t xml:space="preserve">  </w:t>
      </w:r>
      <w:r w:rsidR="008D361F" w:rsidRPr="00EE7CAE">
        <w:rPr>
          <w:rFonts w:asciiTheme="majorHAnsi" w:hAnsiTheme="majorHAnsi"/>
          <w:b/>
          <w:bCs/>
          <w:color w:val="auto"/>
          <w:sz w:val="22"/>
          <w:szCs w:val="22"/>
        </w:rPr>
        <w:t>Term.</w:t>
      </w:r>
      <w:r w:rsidR="008D361F" w:rsidRPr="00EE7CAE">
        <w:rPr>
          <w:rFonts w:asciiTheme="majorHAnsi" w:hAnsiTheme="majorHAnsi"/>
          <w:color w:val="auto"/>
          <w:sz w:val="22"/>
          <w:szCs w:val="22"/>
        </w:rPr>
        <w:t xml:space="preserve"> </w:t>
      </w:r>
      <w:r w:rsidRPr="00EE7CAE">
        <w:rPr>
          <w:rFonts w:asciiTheme="majorHAnsi" w:hAnsiTheme="majorHAnsi"/>
          <w:color w:val="auto"/>
          <w:sz w:val="22"/>
          <w:szCs w:val="22"/>
        </w:rPr>
        <w:t>T</w:t>
      </w:r>
      <w:r w:rsidR="008D361F" w:rsidRPr="00EE7CAE">
        <w:rPr>
          <w:rFonts w:asciiTheme="majorHAnsi" w:hAnsiTheme="majorHAnsi"/>
          <w:color w:val="auto"/>
          <w:sz w:val="22"/>
          <w:szCs w:val="22"/>
        </w:rPr>
        <w:t xml:space="preserve">his Agreement </w:t>
      </w:r>
      <w:r w:rsidR="008E621B" w:rsidRPr="00EE7CAE">
        <w:rPr>
          <w:rFonts w:asciiTheme="majorHAnsi" w:hAnsiTheme="majorHAnsi"/>
          <w:color w:val="auto"/>
          <w:sz w:val="22"/>
          <w:szCs w:val="22"/>
        </w:rPr>
        <w:t>will</w:t>
      </w:r>
      <w:r w:rsidR="008D361F" w:rsidRPr="00EE7CAE">
        <w:rPr>
          <w:rFonts w:asciiTheme="majorHAnsi" w:hAnsiTheme="majorHAnsi"/>
          <w:color w:val="auto"/>
          <w:sz w:val="22"/>
          <w:szCs w:val="22"/>
        </w:rPr>
        <w:t xml:space="preserve"> </w:t>
      </w:r>
      <w:r w:rsidRPr="00EE7CAE">
        <w:rPr>
          <w:rFonts w:asciiTheme="majorHAnsi" w:hAnsiTheme="majorHAnsi"/>
          <w:color w:val="auto"/>
          <w:sz w:val="22"/>
          <w:szCs w:val="22"/>
        </w:rPr>
        <w:t xml:space="preserve">commence on the Effective Date and continue until the </w:t>
      </w:r>
      <w:r w:rsidR="009F4785">
        <w:rPr>
          <w:rFonts w:asciiTheme="majorHAnsi" w:hAnsiTheme="majorHAnsi"/>
          <w:color w:val="auto"/>
          <w:sz w:val="22"/>
          <w:szCs w:val="22"/>
        </w:rPr>
        <w:t xml:space="preserve">end date of the initial Subscription </w:t>
      </w:r>
      <w:r w:rsidR="00BC3775">
        <w:rPr>
          <w:rFonts w:asciiTheme="majorHAnsi" w:hAnsiTheme="majorHAnsi"/>
          <w:color w:val="auto"/>
          <w:sz w:val="22"/>
          <w:szCs w:val="22"/>
        </w:rPr>
        <w:t xml:space="preserve">Term </w:t>
      </w:r>
      <w:r w:rsidR="008D361F" w:rsidRPr="00EE7CAE">
        <w:rPr>
          <w:rFonts w:asciiTheme="majorHAnsi" w:hAnsiTheme="majorHAnsi"/>
          <w:color w:val="auto"/>
          <w:sz w:val="22"/>
          <w:szCs w:val="22"/>
        </w:rPr>
        <w:t>(“</w:t>
      </w:r>
      <w:r w:rsidR="008D361F" w:rsidRPr="00EE7CAE">
        <w:rPr>
          <w:rFonts w:asciiTheme="majorHAnsi" w:hAnsiTheme="majorHAnsi"/>
          <w:bCs/>
          <w:color w:val="auto"/>
          <w:sz w:val="22"/>
          <w:szCs w:val="22"/>
        </w:rPr>
        <w:t>Initial Term</w:t>
      </w:r>
      <w:r w:rsidR="008D361F" w:rsidRPr="00EE7CAE">
        <w:rPr>
          <w:rFonts w:asciiTheme="majorHAnsi" w:hAnsiTheme="majorHAnsi"/>
          <w:color w:val="auto"/>
          <w:sz w:val="22"/>
          <w:szCs w:val="22"/>
        </w:rPr>
        <w:t xml:space="preserve">”) unless earlier terminated pursuant to Section </w:t>
      </w:r>
      <w:r w:rsidR="00B6437E" w:rsidRPr="00EE7CAE">
        <w:rPr>
          <w:rFonts w:asciiTheme="majorHAnsi" w:hAnsiTheme="majorHAnsi"/>
          <w:color w:val="auto"/>
          <w:sz w:val="22"/>
          <w:szCs w:val="22"/>
        </w:rPr>
        <w:t>8</w:t>
      </w:r>
      <w:r w:rsidR="008D361F" w:rsidRPr="00EE7CAE">
        <w:rPr>
          <w:rFonts w:asciiTheme="majorHAnsi" w:hAnsiTheme="majorHAnsi"/>
          <w:color w:val="auto"/>
          <w:sz w:val="22"/>
          <w:szCs w:val="22"/>
        </w:rPr>
        <w:t>.3</w:t>
      </w:r>
      <w:r w:rsidRPr="00EE7CAE">
        <w:rPr>
          <w:rFonts w:asciiTheme="majorHAnsi" w:hAnsiTheme="majorHAnsi"/>
          <w:color w:val="auto"/>
          <w:sz w:val="22"/>
          <w:szCs w:val="22"/>
        </w:rPr>
        <w:t xml:space="preserve"> below. Thereafter, </w:t>
      </w:r>
      <w:r w:rsidR="001A7C7E">
        <w:rPr>
          <w:rFonts w:asciiTheme="majorHAnsi" w:hAnsiTheme="majorHAnsi"/>
          <w:color w:val="auto"/>
          <w:sz w:val="22"/>
          <w:szCs w:val="22"/>
        </w:rPr>
        <w:t xml:space="preserve">each time that Customer renews its Subscription, </w:t>
      </w:r>
      <w:r w:rsidRPr="00EE7CAE">
        <w:rPr>
          <w:rFonts w:asciiTheme="majorHAnsi" w:hAnsiTheme="majorHAnsi"/>
          <w:color w:val="auto"/>
          <w:sz w:val="22"/>
          <w:szCs w:val="22"/>
        </w:rPr>
        <w:t>the</w:t>
      </w:r>
      <w:r w:rsidR="008D361F" w:rsidRPr="00EE7CAE">
        <w:rPr>
          <w:rFonts w:asciiTheme="majorHAnsi" w:hAnsiTheme="majorHAnsi"/>
          <w:color w:val="auto"/>
          <w:sz w:val="22"/>
          <w:szCs w:val="22"/>
        </w:rPr>
        <w:t xml:space="preserve"> Term </w:t>
      </w:r>
      <w:r w:rsidR="008E621B" w:rsidRPr="00EE7CAE">
        <w:rPr>
          <w:rFonts w:asciiTheme="majorHAnsi" w:hAnsiTheme="majorHAnsi"/>
          <w:color w:val="auto"/>
          <w:sz w:val="22"/>
          <w:szCs w:val="22"/>
        </w:rPr>
        <w:t>will</w:t>
      </w:r>
      <w:r w:rsidR="008D361F" w:rsidRPr="00EE7CAE">
        <w:rPr>
          <w:rFonts w:asciiTheme="majorHAnsi" w:hAnsiTheme="majorHAnsi"/>
          <w:color w:val="auto"/>
          <w:sz w:val="22"/>
          <w:szCs w:val="22"/>
        </w:rPr>
        <w:t xml:space="preserve"> </w:t>
      </w:r>
      <w:r w:rsidRPr="00EE7CAE">
        <w:rPr>
          <w:rFonts w:asciiTheme="majorHAnsi" w:hAnsiTheme="majorHAnsi"/>
          <w:color w:val="auto"/>
          <w:sz w:val="22"/>
          <w:szCs w:val="22"/>
        </w:rPr>
        <w:t xml:space="preserve">automatically continue </w:t>
      </w:r>
      <w:r w:rsidR="008D361F" w:rsidRPr="00EE7CAE">
        <w:rPr>
          <w:rFonts w:asciiTheme="majorHAnsi" w:hAnsiTheme="majorHAnsi"/>
          <w:color w:val="auto"/>
          <w:sz w:val="22"/>
          <w:szCs w:val="22"/>
        </w:rPr>
        <w:t xml:space="preserve">(each successive </w:t>
      </w:r>
      <w:r w:rsidR="001A7C7E">
        <w:rPr>
          <w:rFonts w:asciiTheme="majorHAnsi" w:hAnsiTheme="majorHAnsi"/>
          <w:color w:val="auto"/>
          <w:sz w:val="22"/>
          <w:szCs w:val="22"/>
        </w:rPr>
        <w:t>Subscription</w:t>
      </w:r>
      <w:r w:rsidR="008D361F" w:rsidRPr="00EE7CAE">
        <w:rPr>
          <w:rFonts w:asciiTheme="majorHAnsi" w:hAnsiTheme="majorHAnsi"/>
          <w:color w:val="auto"/>
          <w:sz w:val="22"/>
          <w:szCs w:val="22"/>
        </w:rPr>
        <w:t xml:space="preserve"> </w:t>
      </w:r>
      <w:r w:rsidR="001A7C7E">
        <w:rPr>
          <w:rFonts w:asciiTheme="majorHAnsi" w:hAnsiTheme="majorHAnsi"/>
          <w:color w:val="auto"/>
          <w:sz w:val="22"/>
          <w:szCs w:val="22"/>
        </w:rPr>
        <w:t>T</w:t>
      </w:r>
      <w:r w:rsidR="008D361F" w:rsidRPr="00EE7CAE">
        <w:rPr>
          <w:rFonts w:asciiTheme="majorHAnsi" w:hAnsiTheme="majorHAnsi"/>
          <w:color w:val="auto"/>
          <w:sz w:val="22"/>
          <w:szCs w:val="22"/>
        </w:rPr>
        <w:t>erm, a “Renewal Term”) (collectively</w:t>
      </w:r>
      <w:r w:rsidRPr="00EE7CAE">
        <w:rPr>
          <w:rFonts w:asciiTheme="majorHAnsi" w:hAnsiTheme="majorHAnsi"/>
          <w:color w:val="auto"/>
          <w:sz w:val="22"/>
          <w:szCs w:val="22"/>
        </w:rPr>
        <w:t>, the</w:t>
      </w:r>
      <w:r w:rsidR="008D361F" w:rsidRPr="00EE7CAE">
        <w:rPr>
          <w:rFonts w:asciiTheme="majorHAnsi" w:hAnsiTheme="majorHAnsi"/>
          <w:color w:val="auto"/>
          <w:sz w:val="22"/>
          <w:szCs w:val="22"/>
        </w:rPr>
        <w:t xml:space="preserve"> “Term”)</w:t>
      </w:r>
      <w:r w:rsidRPr="00EE7CAE">
        <w:rPr>
          <w:rFonts w:asciiTheme="majorHAnsi" w:hAnsiTheme="majorHAnsi"/>
          <w:color w:val="auto"/>
          <w:sz w:val="22"/>
          <w:szCs w:val="22"/>
        </w:rPr>
        <w:t xml:space="preserve"> until terminated as set forth in Section </w:t>
      </w:r>
      <w:r w:rsidR="00B6437E" w:rsidRPr="00EE7CAE">
        <w:rPr>
          <w:rFonts w:asciiTheme="majorHAnsi" w:hAnsiTheme="majorHAnsi"/>
          <w:color w:val="auto"/>
          <w:sz w:val="22"/>
          <w:szCs w:val="22"/>
        </w:rPr>
        <w:t>8</w:t>
      </w:r>
      <w:r w:rsidRPr="00EE7CAE">
        <w:rPr>
          <w:rFonts w:asciiTheme="majorHAnsi" w:hAnsiTheme="majorHAnsi"/>
          <w:color w:val="auto"/>
          <w:sz w:val="22"/>
          <w:szCs w:val="22"/>
        </w:rPr>
        <w:t>.3</w:t>
      </w:r>
      <w:r w:rsidR="00B47D3F">
        <w:rPr>
          <w:rFonts w:asciiTheme="majorHAnsi" w:hAnsiTheme="majorHAnsi"/>
          <w:color w:val="auto"/>
          <w:sz w:val="22"/>
          <w:szCs w:val="22"/>
        </w:rPr>
        <w:t>. In addition, e</w:t>
      </w:r>
      <w:r w:rsidR="008D361F" w:rsidRPr="00EE7CAE">
        <w:rPr>
          <w:rFonts w:asciiTheme="majorHAnsi" w:hAnsiTheme="majorHAnsi"/>
          <w:color w:val="auto"/>
          <w:sz w:val="22"/>
          <w:szCs w:val="22"/>
        </w:rPr>
        <w:t xml:space="preserve">ither party </w:t>
      </w:r>
      <w:r w:rsidR="00B47D3F">
        <w:rPr>
          <w:rFonts w:asciiTheme="majorHAnsi" w:hAnsiTheme="majorHAnsi"/>
          <w:color w:val="auto"/>
          <w:sz w:val="22"/>
          <w:szCs w:val="22"/>
        </w:rPr>
        <w:t xml:space="preserve">may </w:t>
      </w:r>
      <w:r w:rsidR="008D361F" w:rsidRPr="00EE7CAE">
        <w:rPr>
          <w:rFonts w:asciiTheme="majorHAnsi" w:hAnsiTheme="majorHAnsi"/>
          <w:color w:val="auto"/>
          <w:sz w:val="22"/>
          <w:szCs w:val="22"/>
        </w:rPr>
        <w:t xml:space="preserve">provide written notice of </w:t>
      </w:r>
      <w:r w:rsidR="009C0880">
        <w:rPr>
          <w:rFonts w:asciiTheme="majorHAnsi" w:hAnsiTheme="majorHAnsi"/>
          <w:color w:val="auto"/>
          <w:sz w:val="22"/>
          <w:szCs w:val="22"/>
        </w:rPr>
        <w:t xml:space="preserve">termination of the Subscription and this Agreement </w:t>
      </w:r>
      <w:r w:rsidR="008D361F" w:rsidRPr="00EE7CAE">
        <w:rPr>
          <w:rFonts w:asciiTheme="majorHAnsi" w:hAnsiTheme="majorHAnsi"/>
          <w:color w:val="auto"/>
          <w:sz w:val="22"/>
          <w:szCs w:val="22"/>
        </w:rPr>
        <w:t xml:space="preserve">to the other </w:t>
      </w:r>
      <w:r w:rsidR="00B47D3F">
        <w:rPr>
          <w:rFonts w:asciiTheme="majorHAnsi" w:hAnsiTheme="majorHAnsi"/>
          <w:color w:val="auto"/>
          <w:sz w:val="22"/>
          <w:szCs w:val="22"/>
        </w:rPr>
        <w:t xml:space="preserve">party </w:t>
      </w:r>
      <w:r w:rsidR="008D361F" w:rsidRPr="00EE7CAE">
        <w:rPr>
          <w:rFonts w:asciiTheme="majorHAnsi" w:hAnsiTheme="majorHAnsi"/>
          <w:color w:val="auto"/>
          <w:sz w:val="22"/>
          <w:szCs w:val="22"/>
        </w:rPr>
        <w:t xml:space="preserve">at least 30 days before </w:t>
      </w:r>
      <w:r w:rsidRPr="00EE7CAE">
        <w:rPr>
          <w:rFonts w:asciiTheme="majorHAnsi" w:hAnsiTheme="majorHAnsi"/>
          <w:color w:val="auto"/>
          <w:sz w:val="22"/>
          <w:szCs w:val="22"/>
        </w:rPr>
        <w:t>the end of the Initial Term or then-current Renewal Term</w:t>
      </w:r>
      <w:r w:rsidR="008D361F" w:rsidRPr="00EE7CAE">
        <w:rPr>
          <w:rFonts w:asciiTheme="majorHAnsi" w:hAnsiTheme="majorHAnsi"/>
          <w:color w:val="auto"/>
          <w:sz w:val="22"/>
          <w:szCs w:val="22"/>
        </w:rPr>
        <w:t xml:space="preserve">. </w:t>
      </w:r>
    </w:p>
    <w:p w14:paraId="6C9FDE78" w14:textId="46B5AE9D" w:rsidR="008D361F" w:rsidRDefault="0017061A" w:rsidP="00FA0DC6">
      <w:pPr>
        <w:pStyle w:val="Default"/>
        <w:spacing w:after="120"/>
        <w:rPr>
          <w:rFonts w:asciiTheme="majorHAnsi" w:hAnsiTheme="majorHAnsi"/>
          <w:color w:val="auto"/>
          <w:sz w:val="22"/>
          <w:szCs w:val="22"/>
        </w:rPr>
      </w:pPr>
      <w:r w:rsidRPr="00EE7CAE">
        <w:rPr>
          <w:rFonts w:asciiTheme="majorHAnsi" w:hAnsiTheme="majorHAnsi"/>
          <w:b/>
          <w:bCs/>
          <w:color w:val="auto"/>
          <w:sz w:val="22"/>
          <w:szCs w:val="22"/>
        </w:rPr>
        <w:t>5</w:t>
      </w:r>
      <w:r w:rsidR="008D361F" w:rsidRPr="00EE7CAE">
        <w:rPr>
          <w:rFonts w:asciiTheme="majorHAnsi" w:hAnsiTheme="majorHAnsi"/>
          <w:b/>
          <w:bCs/>
          <w:color w:val="auto"/>
          <w:sz w:val="22"/>
          <w:szCs w:val="22"/>
        </w:rPr>
        <w:t xml:space="preserve">.2. </w:t>
      </w:r>
      <w:r w:rsidRPr="00EE7CAE">
        <w:rPr>
          <w:rFonts w:asciiTheme="majorHAnsi" w:hAnsiTheme="majorHAnsi"/>
          <w:b/>
          <w:bCs/>
          <w:color w:val="auto"/>
          <w:sz w:val="22"/>
          <w:szCs w:val="22"/>
        </w:rPr>
        <w:t xml:space="preserve"> </w:t>
      </w:r>
      <w:r w:rsidR="008D361F" w:rsidRPr="00EE7CAE">
        <w:rPr>
          <w:rFonts w:asciiTheme="majorHAnsi" w:hAnsiTheme="majorHAnsi"/>
          <w:b/>
          <w:bCs/>
          <w:color w:val="auto"/>
          <w:sz w:val="22"/>
          <w:szCs w:val="22"/>
        </w:rPr>
        <w:t xml:space="preserve">Fees and Payment. </w:t>
      </w:r>
      <w:r w:rsidR="008D361F" w:rsidRPr="00EE7CAE">
        <w:rPr>
          <w:rFonts w:asciiTheme="majorHAnsi" w:hAnsiTheme="majorHAnsi"/>
          <w:color w:val="auto"/>
          <w:sz w:val="22"/>
          <w:szCs w:val="22"/>
        </w:rPr>
        <w:t xml:space="preserve">Customer </w:t>
      </w:r>
      <w:r w:rsidR="008E621B" w:rsidRPr="00EE7CAE">
        <w:rPr>
          <w:rFonts w:asciiTheme="majorHAnsi" w:hAnsiTheme="majorHAnsi"/>
          <w:color w:val="auto"/>
          <w:sz w:val="22"/>
          <w:szCs w:val="22"/>
        </w:rPr>
        <w:t>will</w:t>
      </w:r>
      <w:r w:rsidR="008D361F" w:rsidRPr="00EE7CAE">
        <w:rPr>
          <w:rFonts w:asciiTheme="majorHAnsi" w:hAnsiTheme="majorHAnsi"/>
          <w:color w:val="auto"/>
          <w:sz w:val="22"/>
          <w:szCs w:val="22"/>
        </w:rPr>
        <w:t xml:space="preserve"> pay </w:t>
      </w:r>
      <w:proofErr w:type="spellStart"/>
      <w:r w:rsidR="009049E5">
        <w:rPr>
          <w:rFonts w:asciiTheme="majorHAnsi" w:hAnsiTheme="majorHAnsi"/>
          <w:color w:val="auto"/>
          <w:sz w:val="22"/>
          <w:szCs w:val="22"/>
        </w:rPr>
        <w:t>Solynx</w:t>
      </w:r>
      <w:proofErr w:type="spellEnd"/>
      <w:r w:rsidR="00B806D1">
        <w:rPr>
          <w:rFonts w:asciiTheme="majorHAnsi" w:hAnsiTheme="majorHAnsi"/>
          <w:color w:val="auto"/>
          <w:sz w:val="22"/>
          <w:szCs w:val="22"/>
        </w:rPr>
        <w:t xml:space="preserve"> </w:t>
      </w:r>
      <w:r w:rsidR="00B47D3F">
        <w:rPr>
          <w:rFonts w:asciiTheme="majorHAnsi" w:hAnsiTheme="majorHAnsi"/>
          <w:color w:val="auto"/>
          <w:sz w:val="22"/>
          <w:szCs w:val="22"/>
        </w:rPr>
        <w:t xml:space="preserve">for the Service and, if applicable, </w:t>
      </w:r>
      <w:proofErr w:type="spellStart"/>
      <w:r w:rsidR="00CD0028">
        <w:rPr>
          <w:rFonts w:asciiTheme="majorHAnsi" w:hAnsiTheme="majorHAnsi"/>
          <w:color w:val="auto"/>
          <w:sz w:val="22"/>
          <w:szCs w:val="22"/>
        </w:rPr>
        <w:t>Solynx’s</w:t>
      </w:r>
      <w:proofErr w:type="spellEnd"/>
      <w:r w:rsidR="00CD0028">
        <w:rPr>
          <w:rFonts w:asciiTheme="majorHAnsi" w:hAnsiTheme="majorHAnsi"/>
          <w:color w:val="auto"/>
          <w:sz w:val="22"/>
          <w:szCs w:val="22"/>
        </w:rPr>
        <w:t xml:space="preserve"> </w:t>
      </w:r>
      <w:r w:rsidR="00B47D3F">
        <w:rPr>
          <w:rFonts w:asciiTheme="majorHAnsi" w:hAnsiTheme="majorHAnsi"/>
          <w:color w:val="auto"/>
          <w:sz w:val="22"/>
          <w:szCs w:val="22"/>
        </w:rPr>
        <w:t>Professional Services as set forth in each Order Form</w:t>
      </w:r>
      <w:r w:rsidR="00CD0028">
        <w:rPr>
          <w:rFonts w:asciiTheme="majorHAnsi" w:hAnsiTheme="majorHAnsi"/>
          <w:color w:val="auto"/>
          <w:sz w:val="22"/>
          <w:szCs w:val="22"/>
        </w:rPr>
        <w:t xml:space="preserve"> </w:t>
      </w:r>
      <w:r w:rsidR="009C0880">
        <w:rPr>
          <w:rFonts w:asciiTheme="majorHAnsi" w:hAnsiTheme="majorHAnsi"/>
          <w:color w:val="auto"/>
          <w:sz w:val="22"/>
          <w:szCs w:val="22"/>
        </w:rPr>
        <w:t xml:space="preserve">attached hereto </w:t>
      </w:r>
      <w:r w:rsidR="00CD0028">
        <w:rPr>
          <w:rFonts w:asciiTheme="majorHAnsi" w:hAnsiTheme="majorHAnsi"/>
          <w:color w:val="auto"/>
          <w:sz w:val="22"/>
          <w:szCs w:val="22"/>
        </w:rPr>
        <w:t>(collectively, “Fees”)</w:t>
      </w:r>
      <w:r w:rsidR="00B47D3F">
        <w:rPr>
          <w:rFonts w:asciiTheme="majorHAnsi" w:hAnsiTheme="majorHAnsi"/>
          <w:color w:val="auto"/>
          <w:sz w:val="22"/>
          <w:szCs w:val="22"/>
        </w:rPr>
        <w:t xml:space="preserve">. </w:t>
      </w:r>
    </w:p>
    <w:p w14:paraId="4C2696B5" w14:textId="4C617F28" w:rsidR="008D361F" w:rsidRPr="00EE7CAE" w:rsidRDefault="0017061A" w:rsidP="00FA0DC6">
      <w:pPr>
        <w:pStyle w:val="Default"/>
        <w:spacing w:after="120"/>
        <w:rPr>
          <w:rFonts w:asciiTheme="majorHAnsi" w:hAnsiTheme="majorHAnsi"/>
          <w:color w:val="auto"/>
          <w:sz w:val="22"/>
          <w:szCs w:val="22"/>
        </w:rPr>
      </w:pPr>
      <w:r w:rsidRPr="00EE7CAE">
        <w:rPr>
          <w:rFonts w:asciiTheme="majorHAnsi" w:hAnsiTheme="majorHAnsi"/>
          <w:b/>
          <w:bCs/>
          <w:color w:val="auto"/>
          <w:sz w:val="22"/>
          <w:szCs w:val="22"/>
        </w:rPr>
        <w:t>5</w:t>
      </w:r>
      <w:r w:rsidR="008D361F" w:rsidRPr="00EE7CAE">
        <w:rPr>
          <w:rFonts w:asciiTheme="majorHAnsi" w:hAnsiTheme="majorHAnsi"/>
          <w:b/>
          <w:bCs/>
          <w:color w:val="auto"/>
          <w:sz w:val="22"/>
          <w:szCs w:val="22"/>
        </w:rPr>
        <w:t xml:space="preserve">.3. </w:t>
      </w:r>
      <w:r w:rsidRPr="00EE7CAE">
        <w:rPr>
          <w:rFonts w:asciiTheme="majorHAnsi" w:hAnsiTheme="majorHAnsi"/>
          <w:b/>
          <w:bCs/>
          <w:color w:val="auto"/>
          <w:sz w:val="22"/>
          <w:szCs w:val="22"/>
        </w:rPr>
        <w:t xml:space="preserve"> </w:t>
      </w:r>
      <w:r w:rsidR="008D361F" w:rsidRPr="00EE7CAE">
        <w:rPr>
          <w:rFonts w:asciiTheme="majorHAnsi" w:hAnsiTheme="majorHAnsi"/>
          <w:b/>
          <w:bCs/>
          <w:color w:val="auto"/>
          <w:sz w:val="22"/>
          <w:szCs w:val="22"/>
        </w:rPr>
        <w:t xml:space="preserve">Taxes. </w:t>
      </w:r>
      <w:proofErr w:type="spellStart"/>
      <w:r w:rsidR="009049E5">
        <w:rPr>
          <w:rFonts w:asciiTheme="majorHAnsi" w:hAnsiTheme="majorHAnsi"/>
          <w:color w:val="auto"/>
          <w:sz w:val="22"/>
          <w:szCs w:val="22"/>
        </w:rPr>
        <w:t>Solynx</w:t>
      </w:r>
      <w:r w:rsidRPr="00EE7CAE">
        <w:rPr>
          <w:rFonts w:asciiTheme="majorHAnsi" w:hAnsiTheme="majorHAnsi"/>
          <w:color w:val="auto"/>
          <w:sz w:val="22"/>
          <w:szCs w:val="22"/>
        </w:rPr>
        <w:t>’s</w:t>
      </w:r>
      <w:proofErr w:type="spellEnd"/>
      <w:r w:rsidRPr="00EE7CAE">
        <w:rPr>
          <w:rFonts w:asciiTheme="majorHAnsi" w:hAnsiTheme="majorHAnsi"/>
          <w:color w:val="auto"/>
          <w:sz w:val="22"/>
          <w:szCs w:val="22"/>
        </w:rPr>
        <w:t xml:space="preserve"> F</w:t>
      </w:r>
      <w:r w:rsidR="008D361F" w:rsidRPr="00EE7CAE">
        <w:rPr>
          <w:rFonts w:asciiTheme="majorHAnsi" w:hAnsiTheme="majorHAnsi"/>
          <w:color w:val="auto"/>
          <w:sz w:val="22"/>
          <w:szCs w:val="22"/>
        </w:rPr>
        <w:t>ees do not include any state</w:t>
      </w:r>
      <w:r w:rsidR="00CD0028">
        <w:rPr>
          <w:rFonts w:asciiTheme="majorHAnsi" w:hAnsiTheme="majorHAnsi"/>
          <w:color w:val="auto"/>
          <w:sz w:val="22"/>
          <w:szCs w:val="22"/>
        </w:rPr>
        <w:t xml:space="preserve"> or</w:t>
      </w:r>
      <w:r w:rsidR="008D361F" w:rsidRPr="00EE7CAE">
        <w:rPr>
          <w:rFonts w:asciiTheme="majorHAnsi" w:hAnsiTheme="majorHAnsi"/>
          <w:color w:val="auto"/>
          <w:sz w:val="22"/>
          <w:szCs w:val="22"/>
        </w:rPr>
        <w:t xml:space="preserve"> federal </w:t>
      </w:r>
      <w:r w:rsidRPr="00EE7CAE">
        <w:rPr>
          <w:rFonts w:asciiTheme="majorHAnsi" w:hAnsiTheme="majorHAnsi"/>
          <w:color w:val="auto"/>
          <w:sz w:val="22"/>
          <w:szCs w:val="22"/>
        </w:rPr>
        <w:t xml:space="preserve">sales or use </w:t>
      </w:r>
      <w:r w:rsidR="008D361F" w:rsidRPr="00EE7CAE">
        <w:rPr>
          <w:rFonts w:asciiTheme="majorHAnsi" w:hAnsiTheme="majorHAnsi"/>
          <w:color w:val="auto"/>
          <w:sz w:val="22"/>
          <w:szCs w:val="22"/>
        </w:rPr>
        <w:t xml:space="preserve">taxes of any </w:t>
      </w:r>
      <w:r w:rsidR="00CD0028">
        <w:rPr>
          <w:rFonts w:asciiTheme="majorHAnsi" w:hAnsiTheme="majorHAnsi"/>
          <w:color w:val="auto"/>
          <w:sz w:val="22"/>
          <w:szCs w:val="22"/>
        </w:rPr>
        <w:t>kind</w:t>
      </w:r>
      <w:r w:rsidRPr="00EE7CAE">
        <w:rPr>
          <w:rFonts w:asciiTheme="majorHAnsi" w:hAnsiTheme="majorHAnsi"/>
          <w:color w:val="auto"/>
          <w:sz w:val="22"/>
          <w:szCs w:val="22"/>
        </w:rPr>
        <w:t xml:space="preserve"> or any </w:t>
      </w:r>
      <w:r w:rsidR="00CD0028">
        <w:rPr>
          <w:rFonts w:asciiTheme="majorHAnsi" w:hAnsiTheme="majorHAnsi"/>
          <w:color w:val="auto"/>
          <w:sz w:val="22"/>
          <w:szCs w:val="22"/>
        </w:rPr>
        <w:t xml:space="preserve">mandatory tax </w:t>
      </w:r>
      <w:r w:rsidR="008D361F" w:rsidRPr="00EE7CAE">
        <w:rPr>
          <w:rFonts w:asciiTheme="majorHAnsi" w:hAnsiTheme="majorHAnsi"/>
          <w:color w:val="auto"/>
          <w:sz w:val="22"/>
          <w:szCs w:val="22"/>
        </w:rPr>
        <w:t>withholding</w:t>
      </w:r>
      <w:r w:rsidR="00917837">
        <w:rPr>
          <w:rFonts w:asciiTheme="majorHAnsi" w:hAnsiTheme="majorHAnsi"/>
          <w:color w:val="auto"/>
          <w:sz w:val="22"/>
          <w:szCs w:val="22"/>
        </w:rPr>
        <w:t xml:space="preserve"> </w:t>
      </w:r>
      <w:r w:rsidR="008D361F" w:rsidRPr="00EE7CAE">
        <w:rPr>
          <w:rFonts w:asciiTheme="majorHAnsi" w:hAnsiTheme="majorHAnsi"/>
          <w:color w:val="auto"/>
          <w:sz w:val="22"/>
          <w:szCs w:val="22"/>
        </w:rPr>
        <w:t>(</w:t>
      </w:r>
      <w:r w:rsidRPr="00EE7CAE">
        <w:rPr>
          <w:rFonts w:asciiTheme="majorHAnsi" w:hAnsiTheme="majorHAnsi"/>
          <w:color w:val="auto"/>
          <w:sz w:val="22"/>
          <w:szCs w:val="22"/>
        </w:rPr>
        <w:t xml:space="preserve">collectively, </w:t>
      </w:r>
      <w:r w:rsidR="008D361F" w:rsidRPr="00EE7CAE">
        <w:rPr>
          <w:rFonts w:asciiTheme="majorHAnsi" w:hAnsiTheme="majorHAnsi"/>
          <w:color w:val="auto"/>
          <w:sz w:val="22"/>
          <w:szCs w:val="22"/>
        </w:rPr>
        <w:t>"</w:t>
      </w:r>
      <w:r w:rsidR="008D361F" w:rsidRPr="00EE7CAE">
        <w:rPr>
          <w:rFonts w:asciiTheme="majorHAnsi" w:hAnsiTheme="majorHAnsi"/>
          <w:bCs/>
          <w:color w:val="auto"/>
          <w:sz w:val="22"/>
          <w:szCs w:val="22"/>
        </w:rPr>
        <w:t>Taxes</w:t>
      </w:r>
      <w:r w:rsidR="008D361F" w:rsidRPr="00EE7CAE">
        <w:rPr>
          <w:rFonts w:asciiTheme="majorHAnsi" w:hAnsiTheme="majorHAnsi"/>
          <w:color w:val="auto"/>
          <w:sz w:val="22"/>
          <w:szCs w:val="22"/>
        </w:rPr>
        <w:t>")</w:t>
      </w:r>
      <w:r w:rsidR="009C0880">
        <w:rPr>
          <w:rFonts w:asciiTheme="majorHAnsi" w:hAnsiTheme="majorHAnsi"/>
          <w:color w:val="auto"/>
          <w:sz w:val="22"/>
          <w:szCs w:val="22"/>
        </w:rPr>
        <w:t>;</w:t>
      </w:r>
      <w:r w:rsidR="00CD0028">
        <w:rPr>
          <w:rFonts w:asciiTheme="majorHAnsi" w:hAnsiTheme="majorHAnsi"/>
          <w:color w:val="auto"/>
          <w:sz w:val="22"/>
          <w:szCs w:val="22"/>
        </w:rPr>
        <w:t xml:space="preserve"> </w:t>
      </w:r>
      <w:proofErr w:type="gramStart"/>
      <w:r w:rsidR="00CD0028">
        <w:rPr>
          <w:rFonts w:asciiTheme="majorHAnsi" w:hAnsiTheme="majorHAnsi"/>
          <w:color w:val="auto"/>
          <w:sz w:val="22"/>
          <w:szCs w:val="22"/>
        </w:rPr>
        <w:t>if and when</w:t>
      </w:r>
      <w:proofErr w:type="gramEnd"/>
      <w:r w:rsidR="00CD0028">
        <w:rPr>
          <w:rFonts w:asciiTheme="majorHAnsi" w:hAnsiTheme="majorHAnsi"/>
          <w:color w:val="auto"/>
          <w:sz w:val="22"/>
          <w:szCs w:val="22"/>
        </w:rPr>
        <w:t xml:space="preserve"> applicable,</w:t>
      </w:r>
      <w:r w:rsidR="008D361F" w:rsidRPr="00EE7CAE">
        <w:rPr>
          <w:rFonts w:asciiTheme="majorHAnsi" w:hAnsiTheme="majorHAnsi"/>
          <w:color w:val="auto"/>
          <w:sz w:val="22"/>
          <w:szCs w:val="22"/>
        </w:rPr>
        <w:t xml:space="preserve"> Customer </w:t>
      </w:r>
      <w:r w:rsidR="00CD0028">
        <w:rPr>
          <w:rFonts w:asciiTheme="majorHAnsi" w:hAnsiTheme="majorHAnsi"/>
          <w:color w:val="auto"/>
          <w:sz w:val="22"/>
          <w:szCs w:val="22"/>
        </w:rPr>
        <w:t>will be solely</w:t>
      </w:r>
      <w:r w:rsidR="008D361F" w:rsidRPr="00EE7CAE">
        <w:rPr>
          <w:rFonts w:asciiTheme="majorHAnsi" w:hAnsiTheme="majorHAnsi"/>
          <w:color w:val="auto"/>
          <w:sz w:val="22"/>
          <w:szCs w:val="22"/>
        </w:rPr>
        <w:t xml:space="preserve"> responsible for </w:t>
      </w:r>
      <w:r w:rsidR="00CD0028">
        <w:rPr>
          <w:rFonts w:asciiTheme="majorHAnsi" w:hAnsiTheme="majorHAnsi"/>
          <w:color w:val="auto"/>
          <w:sz w:val="22"/>
          <w:szCs w:val="22"/>
        </w:rPr>
        <w:t>any</w:t>
      </w:r>
      <w:r w:rsidR="008D361F" w:rsidRPr="00EE7CAE">
        <w:rPr>
          <w:rFonts w:asciiTheme="majorHAnsi" w:hAnsiTheme="majorHAnsi"/>
          <w:color w:val="auto"/>
          <w:sz w:val="22"/>
          <w:szCs w:val="22"/>
        </w:rPr>
        <w:t xml:space="preserve"> Taxes</w:t>
      </w:r>
      <w:r w:rsidR="00CD0028">
        <w:rPr>
          <w:rFonts w:asciiTheme="majorHAnsi" w:hAnsiTheme="majorHAnsi"/>
          <w:color w:val="auto"/>
          <w:sz w:val="22"/>
          <w:szCs w:val="22"/>
        </w:rPr>
        <w:t xml:space="preserve"> due and owing hereunder</w:t>
      </w:r>
      <w:r w:rsidR="008D361F" w:rsidRPr="00EE7CAE">
        <w:rPr>
          <w:rFonts w:asciiTheme="majorHAnsi" w:hAnsiTheme="majorHAnsi"/>
          <w:color w:val="auto"/>
          <w:sz w:val="22"/>
          <w:szCs w:val="22"/>
        </w:rPr>
        <w:t xml:space="preserve">. </w:t>
      </w:r>
    </w:p>
    <w:p w14:paraId="7F7073FE" w14:textId="70700EB2" w:rsidR="008D361F" w:rsidRPr="00EE7CAE" w:rsidRDefault="0017061A" w:rsidP="00FA0DC6">
      <w:pPr>
        <w:pStyle w:val="Default"/>
        <w:spacing w:after="120"/>
        <w:rPr>
          <w:rFonts w:asciiTheme="majorHAnsi" w:hAnsiTheme="majorHAnsi"/>
          <w:color w:val="auto"/>
          <w:sz w:val="22"/>
          <w:szCs w:val="22"/>
        </w:rPr>
      </w:pPr>
      <w:r w:rsidRPr="00EE7CAE">
        <w:rPr>
          <w:rFonts w:asciiTheme="majorHAnsi" w:hAnsiTheme="majorHAnsi"/>
          <w:b/>
          <w:bCs/>
          <w:color w:val="auto"/>
          <w:sz w:val="22"/>
          <w:szCs w:val="22"/>
        </w:rPr>
        <w:t>5</w:t>
      </w:r>
      <w:r w:rsidR="008D361F" w:rsidRPr="00EE7CAE">
        <w:rPr>
          <w:rFonts w:asciiTheme="majorHAnsi" w:hAnsiTheme="majorHAnsi"/>
          <w:b/>
          <w:bCs/>
          <w:color w:val="auto"/>
          <w:sz w:val="22"/>
          <w:szCs w:val="22"/>
        </w:rPr>
        <w:t xml:space="preserve">.4. </w:t>
      </w:r>
      <w:r w:rsidRPr="00EE7CAE">
        <w:rPr>
          <w:rFonts w:asciiTheme="majorHAnsi" w:hAnsiTheme="majorHAnsi"/>
          <w:b/>
          <w:bCs/>
          <w:color w:val="auto"/>
          <w:sz w:val="22"/>
          <w:szCs w:val="22"/>
        </w:rPr>
        <w:t xml:space="preserve"> </w:t>
      </w:r>
      <w:r w:rsidR="008D361F" w:rsidRPr="00EE7CAE">
        <w:rPr>
          <w:rFonts w:asciiTheme="majorHAnsi" w:hAnsiTheme="majorHAnsi"/>
          <w:b/>
          <w:bCs/>
          <w:color w:val="auto"/>
          <w:sz w:val="22"/>
          <w:szCs w:val="22"/>
        </w:rPr>
        <w:t xml:space="preserve">Late </w:t>
      </w:r>
      <w:r w:rsidR="00634121">
        <w:rPr>
          <w:rFonts w:asciiTheme="majorHAnsi" w:hAnsiTheme="majorHAnsi"/>
          <w:b/>
          <w:bCs/>
          <w:color w:val="auto"/>
          <w:sz w:val="22"/>
          <w:szCs w:val="22"/>
        </w:rPr>
        <w:t>Charge</w:t>
      </w:r>
      <w:r w:rsidR="008D361F" w:rsidRPr="00EE7CAE">
        <w:rPr>
          <w:rFonts w:asciiTheme="majorHAnsi" w:hAnsiTheme="majorHAnsi"/>
          <w:b/>
          <w:bCs/>
          <w:color w:val="auto"/>
          <w:sz w:val="22"/>
          <w:szCs w:val="22"/>
        </w:rPr>
        <w:t xml:space="preserve">. </w:t>
      </w:r>
      <w:r w:rsidR="00634121">
        <w:rPr>
          <w:rFonts w:asciiTheme="majorHAnsi" w:hAnsiTheme="majorHAnsi"/>
          <w:bCs/>
          <w:color w:val="auto"/>
          <w:sz w:val="22"/>
          <w:szCs w:val="22"/>
        </w:rPr>
        <w:t>Without limitation of its other rights and remedies hereunder, including the right to suspend Customer’s access to the Service</w:t>
      </w:r>
      <w:r w:rsidR="004C4C4D">
        <w:rPr>
          <w:rFonts w:asciiTheme="majorHAnsi" w:hAnsiTheme="majorHAnsi"/>
          <w:bCs/>
          <w:color w:val="auto"/>
          <w:sz w:val="22"/>
          <w:szCs w:val="22"/>
        </w:rPr>
        <w:t xml:space="preserve"> under and subject to Section 8.1 below</w:t>
      </w:r>
      <w:r w:rsidR="00634121">
        <w:rPr>
          <w:rFonts w:asciiTheme="majorHAnsi" w:hAnsiTheme="majorHAnsi"/>
          <w:bCs/>
          <w:color w:val="auto"/>
          <w:sz w:val="22"/>
          <w:szCs w:val="22"/>
        </w:rPr>
        <w:t>,</w:t>
      </w:r>
      <w:r w:rsidR="00634121" w:rsidRPr="00C120D5">
        <w:rPr>
          <w:rFonts w:asciiTheme="majorHAnsi" w:hAnsiTheme="majorHAnsi"/>
          <w:color w:val="auto"/>
          <w:sz w:val="22"/>
        </w:rPr>
        <w:t xml:space="preserve"> </w:t>
      </w:r>
      <w:proofErr w:type="spellStart"/>
      <w:r w:rsidR="00634121">
        <w:rPr>
          <w:rFonts w:asciiTheme="majorHAnsi" w:hAnsiTheme="majorHAnsi"/>
          <w:bCs/>
          <w:color w:val="auto"/>
          <w:sz w:val="22"/>
          <w:szCs w:val="22"/>
        </w:rPr>
        <w:t>S</w:t>
      </w:r>
      <w:r w:rsidR="009049E5">
        <w:rPr>
          <w:rFonts w:asciiTheme="majorHAnsi" w:hAnsiTheme="majorHAnsi"/>
          <w:bCs/>
          <w:color w:val="auto"/>
          <w:sz w:val="22"/>
          <w:szCs w:val="22"/>
        </w:rPr>
        <w:t>olynx</w:t>
      </w:r>
      <w:proofErr w:type="spellEnd"/>
      <w:r w:rsidR="00FA5F7A" w:rsidRPr="00EE7CAE">
        <w:rPr>
          <w:rFonts w:asciiTheme="majorHAnsi" w:hAnsiTheme="majorHAnsi"/>
          <w:bCs/>
          <w:color w:val="auto"/>
          <w:sz w:val="22"/>
          <w:szCs w:val="22"/>
        </w:rPr>
        <w:t xml:space="preserve"> </w:t>
      </w:r>
      <w:r w:rsidR="00CD0028">
        <w:rPr>
          <w:rFonts w:asciiTheme="majorHAnsi" w:hAnsiTheme="majorHAnsi"/>
          <w:bCs/>
          <w:color w:val="auto"/>
          <w:sz w:val="22"/>
          <w:szCs w:val="22"/>
        </w:rPr>
        <w:t>may</w:t>
      </w:r>
      <w:r w:rsidR="00FA5F7A" w:rsidRPr="00EE7CAE">
        <w:rPr>
          <w:rFonts w:asciiTheme="majorHAnsi" w:hAnsiTheme="majorHAnsi"/>
          <w:bCs/>
          <w:color w:val="auto"/>
          <w:sz w:val="22"/>
          <w:szCs w:val="22"/>
        </w:rPr>
        <w:t xml:space="preserve"> assess </w:t>
      </w:r>
      <w:r w:rsidR="00634121">
        <w:rPr>
          <w:rFonts w:asciiTheme="majorHAnsi" w:hAnsiTheme="majorHAnsi"/>
          <w:bCs/>
          <w:color w:val="auto"/>
          <w:sz w:val="22"/>
          <w:szCs w:val="22"/>
        </w:rPr>
        <w:t>a one-time late char</w:t>
      </w:r>
      <w:r w:rsidR="00634121" w:rsidRPr="00C120D5">
        <w:rPr>
          <w:rFonts w:asciiTheme="majorHAnsi" w:hAnsiTheme="majorHAnsi"/>
          <w:bCs/>
          <w:color w:val="auto"/>
          <w:sz w:val="22"/>
          <w:szCs w:val="22"/>
        </w:rPr>
        <w:t xml:space="preserve">ge of 10% </w:t>
      </w:r>
      <w:r w:rsidR="00FA5F7A" w:rsidRPr="00C120D5">
        <w:rPr>
          <w:rFonts w:asciiTheme="majorHAnsi" w:hAnsiTheme="majorHAnsi"/>
          <w:bCs/>
          <w:color w:val="auto"/>
          <w:sz w:val="22"/>
          <w:szCs w:val="22"/>
        </w:rPr>
        <w:t>agains</w:t>
      </w:r>
      <w:r w:rsidR="00FA5F7A" w:rsidRPr="00EE7CAE">
        <w:rPr>
          <w:rFonts w:asciiTheme="majorHAnsi" w:hAnsiTheme="majorHAnsi"/>
          <w:bCs/>
          <w:color w:val="auto"/>
          <w:sz w:val="22"/>
          <w:szCs w:val="22"/>
        </w:rPr>
        <w:t>t</w:t>
      </w:r>
      <w:r w:rsidR="00634121">
        <w:rPr>
          <w:rFonts w:asciiTheme="majorHAnsi" w:hAnsiTheme="majorHAnsi"/>
          <w:bCs/>
          <w:color w:val="auto"/>
          <w:sz w:val="22"/>
          <w:szCs w:val="22"/>
        </w:rPr>
        <w:t xml:space="preserve"> any late payment by Customer if Customer fails to remit payment in full within 5 business days after receipt of written notice from </w:t>
      </w:r>
      <w:proofErr w:type="spellStart"/>
      <w:r w:rsidR="00634121">
        <w:rPr>
          <w:rFonts w:asciiTheme="majorHAnsi" w:hAnsiTheme="majorHAnsi"/>
          <w:bCs/>
          <w:color w:val="auto"/>
          <w:sz w:val="22"/>
          <w:szCs w:val="22"/>
        </w:rPr>
        <w:t>Solynx</w:t>
      </w:r>
      <w:proofErr w:type="spellEnd"/>
      <w:r w:rsidR="00634121">
        <w:rPr>
          <w:rFonts w:asciiTheme="majorHAnsi" w:hAnsiTheme="majorHAnsi"/>
          <w:bCs/>
          <w:color w:val="auto"/>
          <w:sz w:val="22"/>
          <w:szCs w:val="22"/>
        </w:rPr>
        <w:t xml:space="preserve"> of such payment default</w:t>
      </w:r>
      <w:r w:rsidR="00C120D5">
        <w:rPr>
          <w:rFonts w:asciiTheme="majorHAnsi" w:hAnsiTheme="majorHAnsi"/>
          <w:bCs/>
          <w:color w:val="auto"/>
          <w:sz w:val="22"/>
          <w:szCs w:val="22"/>
        </w:rPr>
        <w:t xml:space="preserve">, which Customer agrees is a reasonable estimate of the cost to </w:t>
      </w:r>
      <w:proofErr w:type="spellStart"/>
      <w:r w:rsidR="00C120D5">
        <w:rPr>
          <w:rFonts w:asciiTheme="majorHAnsi" w:hAnsiTheme="majorHAnsi"/>
          <w:bCs/>
          <w:color w:val="auto"/>
          <w:sz w:val="22"/>
          <w:szCs w:val="22"/>
        </w:rPr>
        <w:t>Solynx</w:t>
      </w:r>
      <w:proofErr w:type="spellEnd"/>
      <w:r w:rsidR="00C120D5">
        <w:rPr>
          <w:rFonts w:asciiTheme="majorHAnsi" w:hAnsiTheme="majorHAnsi"/>
          <w:bCs/>
          <w:color w:val="auto"/>
          <w:sz w:val="22"/>
          <w:szCs w:val="22"/>
        </w:rPr>
        <w:t xml:space="preserve"> of such late payment</w:t>
      </w:r>
      <w:r w:rsidR="008D361F" w:rsidRPr="00EE7CAE">
        <w:rPr>
          <w:rFonts w:asciiTheme="majorHAnsi" w:hAnsiTheme="majorHAnsi"/>
          <w:color w:val="auto"/>
          <w:sz w:val="22"/>
          <w:szCs w:val="22"/>
        </w:rPr>
        <w:t xml:space="preserve">. </w:t>
      </w:r>
    </w:p>
    <w:p w14:paraId="181EDA1A" w14:textId="77777777" w:rsidR="008D361F" w:rsidRPr="00EE7CAE" w:rsidRDefault="00FA5F7A" w:rsidP="00FA0DC6">
      <w:pPr>
        <w:pStyle w:val="Default"/>
        <w:spacing w:after="120"/>
        <w:rPr>
          <w:rFonts w:asciiTheme="majorHAnsi" w:hAnsiTheme="majorHAnsi"/>
          <w:b/>
          <w:bCs/>
          <w:color w:val="auto"/>
          <w:sz w:val="22"/>
          <w:szCs w:val="22"/>
        </w:rPr>
      </w:pPr>
      <w:r w:rsidRPr="00EE7CAE">
        <w:rPr>
          <w:rFonts w:asciiTheme="majorHAnsi" w:hAnsiTheme="majorHAnsi"/>
          <w:b/>
          <w:bCs/>
          <w:color w:val="auto"/>
          <w:sz w:val="22"/>
          <w:szCs w:val="22"/>
        </w:rPr>
        <w:t>6</w:t>
      </w:r>
      <w:proofErr w:type="gramStart"/>
      <w:r w:rsidR="008D361F" w:rsidRPr="00EE7CAE">
        <w:rPr>
          <w:rFonts w:asciiTheme="majorHAnsi" w:hAnsiTheme="majorHAnsi"/>
          <w:b/>
          <w:bCs/>
          <w:color w:val="auto"/>
          <w:sz w:val="22"/>
          <w:szCs w:val="22"/>
        </w:rPr>
        <w:t>.</w:t>
      </w:r>
      <w:r w:rsidRPr="00EE7CAE">
        <w:rPr>
          <w:rFonts w:asciiTheme="majorHAnsi" w:hAnsiTheme="majorHAnsi"/>
          <w:b/>
          <w:bCs/>
          <w:color w:val="auto"/>
          <w:sz w:val="22"/>
          <w:szCs w:val="22"/>
        </w:rPr>
        <w:t xml:space="preserve"> </w:t>
      </w:r>
      <w:r w:rsidR="008D361F" w:rsidRPr="00EE7CAE">
        <w:rPr>
          <w:rFonts w:asciiTheme="majorHAnsi" w:hAnsiTheme="majorHAnsi"/>
          <w:b/>
          <w:bCs/>
          <w:color w:val="auto"/>
          <w:sz w:val="22"/>
          <w:szCs w:val="22"/>
        </w:rPr>
        <w:t xml:space="preserve"> Proprietary</w:t>
      </w:r>
      <w:proofErr w:type="gramEnd"/>
      <w:r w:rsidR="008D361F" w:rsidRPr="00EE7CAE">
        <w:rPr>
          <w:rFonts w:asciiTheme="majorHAnsi" w:hAnsiTheme="majorHAnsi"/>
          <w:b/>
          <w:bCs/>
          <w:color w:val="auto"/>
          <w:sz w:val="22"/>
          <w:szCs w:val="22"/>
        </w:rPr>
        <w:t xml:space="preserve"> Rights. </w:t>
      </w:r>
    </w:p>
    <w:p w14:paraId="72A1D09D" w14:textId="3F09D16C" w:rsidR="008D361F" w:rsidRPr="00EE7CAE" w:rsidRDefault="00FA5F7A" w:rsidP="00FA0DC6">
      <w:pPr>
        <w:pStyle w:val="Default"/>
        <w:spacing w:after="120"/>
        <w:outlineLvl w:val="0"/>
        <w:rPr>
          <w:rFonts w:asciiTheme="majorHAnsi" w:hAnsiTheme="majorHAnsi"/>
          <w:color w:val="auto"/>
          <w:sz w:val="22"/>
          <w:szCs w:val="22"/>
        </w:rPr>
      </w:pPr>
      <w:r w:rsidRPr="00EE7CAE">
        <w:rPr>
          <w:rFonts w:asciiTheme="majorHAnsi" w:hAnsiTheme="majorHAnsi" w:cs="Times New Roman"/>
          <w:b/>
          <w:bCs/>
          <w:color w:val="auto"/>
          <w:sz w:val="22"/>
          <w:szCs w:val="22"/>
        </w:rPr>
        <w:t>6</w:t>
      </w:r>
      <w:r w:rsidR="008D361F" w:rsidRPr="00EE7CAE">
        <w:rPr>
          <w:rFonts w:asciiTheme="majorHAnsi" w:hAnsiTheme="majorHAnsi" w:cs="Times New Roman"/>
          <w:b/>
          <w:bCs/>
          <w:color w:val="auto"/>
          <w:sz w:val="22"/>
          <w:szCs w:val="22"/>
        </w:rPr>
        <w:t xml:space="preserve">.1. </w:t>
      </w:r>
      <w:r w:rsidRPr="00EE7CAE">
        <w:rPr>
          <w:rFonts w:asciiTheme="majorHAnsi" w:hAnsiTheme="majorHAnsi" w:cs="Times New Roman"/>
          <w:b/>
          <w:bCs/>
          <w:color w:val="auto"/>
          <w:sz w:val="22"/>
          <w:szCs w:val="22"/>
        </w:rPr>
        <w:t xml:space="preserve"> </w:t>
      </w:r>
      <w:r w:rsidR="008D361F" w:rsidRPr="00EE7CAE">
        <w:rPr>
          <w:rFonts w:asciiTheme="majorHAnsi" w:hAnsiTheme="majorHAnsi" w:cs="Times New Roman"/>
          <w:b/>
          <w:bCs/>
          <w:color w:val="auto"/>
          <w:sz w:val="22"/>
          <w:szCs w:val="22"/>
        </w:rPr>
        <w:t>Ownership of Customer Data</w:t>
      </w:r>
      <w:r w:rsidR="00AF78BE">
        <w:rPr>
          <w:rFonts w:asciiTheme="majorHAnsi" w:hAnsiTheme="majorHAnsi" w:cs="Times New Roman"/>
          <w:b/>
          <w:bCs/>
          <w:color w:val="auto"/>
          <w:sz w:val="22"/>
          <w:szCs w:val="22"/>
        </w:rPr>
        <w:t xml:space="preserve"> and Customer Deliverables</w:t>
      </w:r>
      <w:r w:rsidR="008D361F" w:rsidRPr="00EE7CAE">
        <w:rPr>
          <w:rFonts w:asciiTheme="majorHAnsi" w:hAnsiTheme="majorHAnsi" w:cs="Times New Roman"/>
          <w:b/>
          <w:bCs/>
          <w:color w:val="auto"/>
          <w:sz w:val="22"/>
          <w:szCs w:val="22"/>
        </w:rPr>
        <w:t xml:space="preserve">. </w:t>
      </w:r>
      <w:r w:rsidR="008D361F" w:rsidRPr="00EE7CAE">
        <w:rPr>
          <w:rFonts w:asciiTheme="majorHAnsi" w:hAnsiTheme="majorHAnsi"/>
          <w:color w:val="auto"/>
          <w:sz w:val="22"/>
          <w:szCs w:val="22"/>
        </w:rPr>
        <w:t xml:space="preserve">As between </w:t>
      </w:r>
      <w:proofErr w:type="spellStart"/>
      <w:r w:rsidR="009049E5">
        <w:rPr>
          <w:rFonts w:asciiTheme="majorHAnsi" w:hAnsiTheme="majorHAnsi"/>
          <w:color w:val="auto"/>
          <w:sz w:val="22"/>
          <w:szCs w:val="22"/>
        </w:rPr>
        <w:t>Solynx</w:t>
      </w:r>
      <w:proofErr w:type="spellEnd"/>
      <w:r w:rsidR="008D361F" w:rsidRPr="00EE7CAE">
        <w:rPr>
          <w:rFonts w:asciiTheme="majorHAnsi" w:hAnsiTheme="majorHAnsi"/>
          <w:color w:val="auto"/>
          <w:sz w:val="22"/>
          <w:szCs w:val="22"/>
        </w:rPr>
        <w:t xml:space="preserve"> and Customer</w:t>
      </w:r>
      <w:r w:rsidR="00043BA1">
        <w:rPr>
          <w:rFonts w:asciiTheme="majorHAnsi" w:hAnsiTheme="majorHAnsi"/>
          <w:color w:val="auto"/>
          <w:sz w:val="22"/>
          <w:szCs w:val="22"/>
        </w:rPr>
        <w:t xml:space="preserve"> and on an ongoing basis during the Term</w:t>
      </w:r>
      <w:r w:rsidR="008D361F" w:rsidRPr="00EE7CAE">
        <w:rPr>
          <w:rFonts w:asciiTheme="majorHAnsi" w:hAnsiTheme="majorHAnsi"/>
          <w:color w:val="auto"/>
          <w:sz w:val="22"/>
          <w:szCs w:val="22"/>
        </w:rPr>
        <w:t xml:space="preserve">, all title and intellectual property rights in and to Customer Data </w:t>
      </w:r>
      <w:r w:rsidR="00AF78BE">
        <w:rPr>
          <w:rFonts w:asciiTheme="majorHAnsi" w:hAnsiTheme="majorHAnsi"/>
          <w:color w:val="auto"/>
          <w:sz w:val="22"/>
          <w:szCs w:val="22"/>
        </w:rPr>
        <w:t xml:space="preserve">and Customer Deliverables </w:t>
      </w:r>
      <w:r w:rsidR="007F78AE">
        <w:rPr>
          <w:rFonts w:asciiTheme="majorHAnsi" w:hAnsiTheme="majorHAnsi"/>
          <w:color w:val="auto"/>
          <w:sz w:val="22"/>
          <w:szCs w:val="22"/>
        </w:rPr>
        <w:t>are</w:t>
      </w:r>
      <w:r w:rsidR="008D361F" w:rsidRPr="00EE7CAE">
        <w:rPr>
          <w:rFonts w:asciiTheme="majorHAnsi" w:hAnsiTheme="majorHAnsi"/>
          <w:color w:val="auto"/>
          <w:sz w:val="22"/>
          <w:szCs w:val="22"/>
        </w:rPr>
        <w:t xml:space="preserve"> owned exclusively by Customer</w:t>
      </w:r>
      <w:r w:rsidR="00CD0028">
        <w:rPr>
          <w:rFonts w:asciiTheme="majorHAnsi" w:hAnsiTheme="majorHAnsi"/>
          <w:color w:val="auto"/>
          <w:sz w:val="22"/>
          <w:szCs w:val="22"/>
        </w:rPr>
        <w:t xml:space="preserve">, subject to </w:t>
      </w:r>
      <w:proofErr w:type="spellStart"/>
      <w:r w:rsidR="00CD0028">
        <w:rPr>
          <w:rFonts w:asciiTheme="majorHAnsi" w:hAnsiTheme="majorHAnsi"/>
          <w:color w:val="auto"/>
          <w:sz w:val="22"/>
          <w:szCs w:val="22"/>
        </w:rPr>
        <w:t>Solynx’s</w:t>
      </w:r>
      <w:proofErr w:type="spellEnd"/>
      <w:r w:rsidR="00CD0028">
        <w:rPr>
          <w:rFonts w:asciiTheme="majorHAnsi" w:hAnsiTheme="majorHAnsi"/>
          <w:color w:val="auto"/>
          <w:sz w:val="22"/>
          <w:szCs w:val="22"/>
        </w:rPr>
        <w:t xml:space="preserve"> limited rights therein and thereto as set forth in the Terms of Use</w:t>
      </w:r>
      <w:r w:rsidR="008D361F" w:rsidRPr="00EE7CAE">
        <w:rPr>
          <w:rFonts w:asciiTheme="majorHAnsi" w:hAnsiTheme="majorHAnsi"/>
          <w:color w:val="auto"/>
          <w:sz w:val="22"/>
          <w:szCs w:val="22"/>
        </w:rPr>
        <w:t>. Customer acknowledges and agrees that</w:t>
      </w:r>
      <w:r w:rsidRPr="00EE7CAE">
        <w:rPr>
          <w:rFonts w:asciiTheme="majorHAnsi" w:hAnsiTheme="majorHAnsi"/>
          <w:color w:val="auto"/>
          <w:sz w:val="22"/>
          <w:szCs w:val="22"/>
        </w:rPr>
        <w:t xml:space="preserve"> </w:t>
      </w:r>
      <w:proofErr w:type="spellStart"/>
      <w:r w:rsidR="009049E5">
        <w:rPr>
          <w:rFonts w:asciiTheme="majorHAnsi" w:hAnsiTheme="majorHAnsi"/>
          <w:color w:val="auto"/>
          <w:sz w:val="22"/>
          <w:szCs w:val="22"/>
        </w:rPr>
        <w:t>Solynx</w:t>
      </w:r>
      <w:proofErr w:type="spellEnd"/>
      <w:r w:rsidR="008D361F" w:rsidRPr="00EE7CAE">
        <w:rPr>
          <w:rFonts w:asciiTheme="majorHAnsi" w:hAnsiTheme="majorHAnsi"/>
          <w:color w:val="auto"/>
          <w:sz w:val="22"/>
          <w:szCs w:val="22"/>
        </w:rPr>
        <w:t xml:space="preserve"> makes backup copies of </w:t>
      </w:r>
      <w:r w:rsidRPr="00EE7CAE">
        <w:rPr>
          <w:rFonts w:asciiTheme="majorHAnsi" w:hAnsiTheme="majorHAnsi"/>
          <w:color w:val="auto"/>
          <w:sz w:val="22"/>
          <w:szCs w:val="22"/>
        </w:rPr>
        <w:t>all</w:t>
      </w:r>
      <w:r w:rsidR="008D361F" w:rsidRPr="00EE7CAE">
        <w:rPr>
          <w:rFonts w:asciiTheme="majorHAnsi" w:hAnsiTheme="majorHAnsi"/>
          <w:color w:val="auto"/>
          <w:sz w:val="22"/>
          <w:szCs w:val="22"/>
        </w:rPr>
        <w:t xml:space="preserve"> Customer Data </w:t>
      </w:r>
      <w:r w:rsidR="00AF78BE">
        <w:rPr>
          <w:rFonts w:asciiTheme="majorHAnsi" w:hAnsiTheme="majorHAnsi"/>
          <w:color w:val="auto"/>
          <w:sz w:val="22"/>
          <w:szCs w:val="22"/>
        </w:rPr>
        <w:t xml:space="preserve">and Customer Deliverables </w:t>
      </w:r>
      <w:r w:rsidR="008D361F" w:rsidRPr="00EE7CAE">
        <w:rPr>
          <w:rFonts w:asciiTheme="majorHAnsi" w:hAnsiTheme="majorHAnsi"/>
          <w:color w:val="auto"/>
          <w:sz w:val="22"/>
          <w:szCs w:val="22"/>
        </w:rPr>
        <w:t xml:space="preserve">and stores and maintains such </w:t>
      </w:r>
      <w:r w:rsidR="00AF78BE">
        <w:rPr>
          <w:rFonts w:asciiTheme="majorHAnsi" w:hAnsiTheme="majorHAnsi"/>
          <w:color w:val="auto"/>
          <w:sz w:val="22"/>
          <w:szCs w:val="22"/>
        </w:rPr>
        <w:t>information</w:t>
      </w:r>
      <w:r w:rsidR="008D361F" w:rsidRPr="00EE7CAE">
        <w:rPr>
          <w:rFonts w:asciiTheme="majorHAnsi" w:hAnsiTheme="majorHAnsi"/>
          <w:color w:val="auto"/>
          <w:sz w:val="22"/>
          <w:szCs w:val="22"/>
        </w:rPr>
        <w:t xml:space="preserve"> for </w:t>
      </w:r>
      <w:proofErr w:type="gramStart"/>
      <w:r w:rsidR="008D361F" w:rsidRPr="00EE7CAE">
        <w:rPr>
          <w:rFonts w:asciiTheme="majorHAnsi" w:hAnsiTheme="majorHAnsi"/>
          <w:color w:val="auto"/>
          <w:sz w:val="22"/>
          <w:szCs w:val="22"/>
        </w:rPr>
        <w:t>a period of time</w:t>
      </w:r>
      <w:proofErr w:type="gramEnd"/>
      <w:r w:rsidR="008D361F" w:rsidRPr="00EE7CAE">
        <w:rPr>
          <w:rFonts w:asciiTheme="majorHAnsi" w:hAnsiTheme="majorHAnsi"/>
          <w:color w:val="auto"/>
          <w:sz w:val="22"/>
          <w:szCs w:val="22"/>
        </w:rPr>
        <w:t xml:space="preserve"> consistent with </w:t>
      </w:r>
      <w:proofErr w:type="spellStart"/>
      <w:r w:rsidR="009049E5">
        <w:rPr>
          <w:rFonts w:asciiTheme="majorHAnsi" w:hAnsiTheme="majorHAnsi"/>
          <w:color w:val="auto"/>
          <w:sz w:val="22"/>
          <w:szCs w:val="22"/>
        </w:rPr>
        <w:t>Solynx</w:t>
      </w:r>
      <w:r w:rsidRPr="00EE7CAE">
        <w:rPr>
          <w:rFonts w:asciiTheme="majorHAnsi" w:hAnsiTheme="majorHAnsi"/>
          <w:color w:val="auto"/>
          <w:sz w:val="22"/>
          <w:szCs w:val="22"/>
        </w:rPr>
        <w:t>’s</w:t>
      </w:r>
      <w:proofErr w:type="spellEnd"/>
      <w:r w:rsidR="008D361F" w:rsidRPr="00EE7CAE">
        <w:rPr>
          <w:rFonts w:asciiTheme="majorHAnsi" w:hAnsiTheme="majorHAnsi"/>
          <w:color w:val="auto"/>
          <w:sz w:val="22"/>
          <w:szCs w:val="22"/>
        </w:rPr>
        <w:t xml:space="preserve"> standard business processes. </w:t>
      </w:r>
      <w:r w:rsidR="000D6D16" w:rsidRPr="007854A7">
        <w:rPr>
          <w:rFonts w:asciiTheme="majorHAnsi" w:hAnsiTheme="majorHAnsi"/>
          <w:color w:val="auto"/>
          <w:sz w:val="22"/>
          <w:szCs w:val="22"/>
        </w:rPr>
        <w:t xml:space="preserve">Customer may export its Customer Data </w:t>
      </w:r>
      <w:r w:rsidR="00891C80">
        <w:rPr>
          <w:rFonts w:asciiTheme="majorHAnsi" w:hAnsiTheme="majorHAnsi"/>
          <w:color w:val="auto"/>
          <w:sz w:val="22"/>
          <w:szCs w:val="22"/>
        </w:rPr>
        <w:t xml:space="preserve">and Customer Deliverables </w:t>
      </w:r>
      <w:r w:rsidR="000D6D16" w:rsidRPr="007854A7">
        <w:rPr>
          <w:rFonts w:asciiTheme="majorHAnsi" w:hAnsiTheme="majorHAnsi"/>
          <w:color w:val="auto"/>
          <w:sz w:val="22"/>
          <w:szCs w:val="22"/>
        </w:rPr>
        <w:t xml:space="preserve">or any portion thereof from the Service to its internal network or any other destination; </w:t>
      </w:r>
      <w:proofErr w:type="gramStart"/>
      <w:r w:rsidR="000D6D16" w:rsidRPr="007854A7">
        <w:rPr>
          <w:rFonts w:asciiTheme="majorHAnsi" w:hAnsiTheme="majorHAnsi"/>
          <w:color w:val="auto"/>
          <w:sz w:val="22"/>
          <w:szCs w:val="22"/>
        </w:rPr>
        <w:t>provided that</w:t>
      </w:r>
      <w:proofErr w:type="gramEnd"/>
      <w:r w:rsidR="000D6D16" w:rsidRPr="007854A7">
        <w:rPr>
          <w:rFonts w:asciiTheme="majorHAnsi" w:hAnsiTheme="majorHAnsi"/>
          <w:color w:val="auto"/>
          <w:sz w:val="22"/>
          <w:szCs w:val="22"/>
        </w:rPr>
        <w:t xml:space="preserve"> Customer will be fully liable for any such export and for its Customer Data</w:t>
      </w:r>
      <w:r w:rsidR="00917837" w:rsidRPr="007854A7">
        <w:rPr>
          <w:rFonts w:asciiTheme="majorHAnsi" w:hAnsiTheme="majorHAnsi"/>
          <w:color w:val="auto"/>
          <w:sz w:val="22"/>
          <w:szCs w:val="22"/>
        </w:rPr>
        <w:t xml:space="preserve"> </w:t>
      </w:r>
      <w:r w:rsidR="00891C80">
        <w:rPr>
          <w:rFonts w:asciiTheme="majorHAnsi" w:hAnsiTheme="majorHAnsi"/>
          <w:color w:val="auto"/>
          <w:sz w:val="22"/>
          <w:szCs w:val="22"/>
        </w:rPr>
        <w:t xml:space="preserve">and Customer Deliverables </w:t>
      </w:r>
      <w:r w:rsidR="00917837" w:rsidRPr="007854A7">
        <w:rPr>
          <w:rFonts w:asciiTheme="majorHAnsi" w:hAnsiTheme="majorHAnsi"/>
          <w:color w:val="auto"/>
          <w:sz w:val="22"/>
          <w:szCs w:val="22"/>
        </w:rPr>
        <w:t>residing outside the Service.</w:t>
      </w:r>
      <w:r w:rsidR="00917837" w:rsidRPr="00BC6717">
        <w:rPr>
          <w:rFonts w:asciiTheme="majorHAnsi" w:hAnsiTheme="majorHAnsi"/>
          <w:color w:val="auto"/>
          <w:sz w:val="22"/>
          <w:szCs w:val="22"/>
          <w:highlight w:val="yellow"/>
        </w:rPr>
        <w:t xml:space="preserve"> </w:t>
      </w:r>
      <w:r w:rsidR="000D6D16" w:rsidRPr="00BC6717">
        <w:rPr>
          <w:rFonts w:asciiTheme="majorHAnsi" w:hAnsiTheme="majorHAnsi"/>
          <w:color w:val="auto"/>
          <w:sz w:val="22"/>
          <w:szCs w:val="22"/>
          <w:highlight w:val="yellow"/>
        </w:rPr>
        <w:t xml:space="preserve"> </w:t>
      </w:r>
    </w:p>
    <w:p w14:paraId="44CD0794" w14:textId="67D0751A" w:rsidR="00FA5F7A" w:rsidRPr="00EE7CAE" w:rsidRDefault="00FA5F7A" w:rsidP="00FA0DC6">
      <w:pPr>
        <w:pStyle w:val="Default"/>
        <w:spacing w:after="120"/>
        <w:rPr>
          <w:rFonts w:asciiTheme="majorHAnsi" w:hAnsiTheme="majorHAnsi"/>
          <w:color w:val="auto"/>
          <w:sz w:val="22"/>
          <w:szCs w:val="22"/>
        </w:rPr>
      </w:pPr>
      <w:r w:rsidRPr="00EE7CAE">
        <w:rPr>
          <w:rFonts w:asciiTheme="majorHAnsi" w:hAnsiTheme="majorHAnsi"/>
          <w:b/>
          <w:bCs/>
          <w:color w:val="auto"/>
          <w:sz w:val="22"/>
          <w:szCs w:val="22"/>
        </w:rPr>
        <w:t>6</w:t>
      </w:r>
      <w:r w:rsidR="008D361F" w:rsidRPr="00EE7CAE">
        <w:rPr>
          <w:rFonts w:asciiTheme="majorHAnsi" w:hAnsiTheme="majorHAnsi"/>
          <w:b/>
          <w:bCs/>
          <w:color w:val="auto"/>
          <w:sz w:val="22"/>
          <w:szCs w:val="22"/>
        </w:rPr>
        <w:t xml:space="preserve">.2. </w:t>
      </w:r>
      <w:r w:rsidRPr="00EE7CAE">
        <w:rPr>
          <w:rFonts w:asciiTheme="majorHAnsi" w:hAnsiTheme="majorHAnsi"/>
          <w:b/>
          <w:bCs/>
          <w:color w:val="auto"/>
          <w:sz w:val="22"/>
          <w:szCs w:val="22"/>
        </w:rPr>
        <w:t xml:space="preserve"> </w:t>
      </w:r>
      <w:proofErr w:type="spellStart"/>
      <w:r w:rsidR="009049E5">
        <w:rPr>
          <w:rFonts w:asciiTheme="majorHAnsi" w:hAnsiTheme="majorHAnsi"/>
          <w:b/>
          <w:bCs/>
          <w:color w:val="auto"/>
          <w:sz w:val="22"/>
          <w:szCs w:val="22"/>
        </w:rPr>
        <w:t>Solynx</w:t>
      </w:r>
      <w:proofErr w:type="spellEnd"/>
      <w:r w:rsidR="008D361F" w:rsidRPr="00EE7CAE">
        <w:rPr>
          <w:rFonts w:asciiTheme="majorHAnsi" w:hAnsiTheme="majorHAnsi"/>
          <w:b/>
          <w:bCs/>
          <w:color w:val="auto"/>
          <w:sz w:val="22"/>
          <w:szCs w:val="22"/>
        </w:rPr>
        <w:t xml:space="preserve"> Intellectual Property Rights.</w:t>
      </w:r>
      <w:r w:rsidR="00043BA1">
        <w:rPr>
          <w:rFonts w:asciiTheme="majorHAnsi" w:hAnsiTheme="majorHAnsi"/>
          <w:color w:val="auto"/>
          <w:sz w:val="22"/>
          <w:szCs w:val="22"/>
        </w:rPr>
        <w:t xml:space="preserve"> </w:t>
      </w:r>
      <w:r w:rsidR="00CD0028">
        <w:rPr>
          <w:rFonts w:asciiTheme="majorHAnsi" w:hAnsiTheme="majorHAnsi"/>
          <w:color w:val="auto"/>
          <w:sz w:val="22"/>
          <w:szCs w:val="22"/>
        </w:rPr>
        <w:t xml:space="preserve">In accordance with the Terms of Use, </w:t>
      </w:r>
      <w:proofErr w:type="spellStart"/>
      <w:r w:rsidR="00CD0028">
        <w:rPr>
          <w:rFonts w:asciiTheme="majorHAnsi" w:hAnsiTheme="majorHAnsi"/>
          <w:color w:val="auto"/>
          <w:sz w:val="22"/>
          <w:szCs w:val="22"/>
        </w:rPr>
        <w:t>Solynx</w:t>
      </w:r>
      <w:proofErr w:type="spellEnd"/>
      <w:r w:rsidR="00CD0028">
        <w:rPr>
          <w:rFonts w:asciiTheme="majorHAnsi" w:hAnsiTheme="majorHAnsi"/>
          <w:color w:val="auto"/>
          <w:sz w:val="22"/>
          <w:szCs w:val="22"/>
        </w:rPr>
        <w:t xml:space="preserve"> and/or its licensors own </w:t>
      </w:r>
      <w:r w:rsidR="00043BA1">
        <w:rPr>
          <w:rFonts w:asciiTheme="majorHAnsi" w:hAnsiTheme="majorHAnsi"/>
          <w:color w:val="auto"/>
          <w:sz w:val="22"/>
          <w:szCs w:val="22"/>
        </w:rPr>
        <w:t>a</w:t>
      </w:r>
      <w:r w:rsidR="008D361F" w:rsidRPr="00EE7CAE">
        <w:rPr>
          <w:rFonts w:asciiTheme="majorHAnsi" w:hAnsiTheme="majorHAnsi"/>
          <w:color w:val="auto"/>
          <w:sz w:val="22"/>
          <w:szCs w:val="22"/>
        </w:rPr>
        <w:t xml:space="preserve">ll rights, title and interest in and to </w:t>
      </w:r>
      <w:r w:rsidRPr="00EE7CAE">
        <w:rPr>
          <w:rFonts w:asciiTheme="majorHAnsi" w:hAnsiTheme="majorHAnsi"/>
          <w:color w:val="auto"/>
          <w:sz w:val="22"/>
          <w:szCs w:val="22"/>
        </w:rPr>
        <w:t>the Service</w:t>
      </w:r>
      <w:r w:rsidR="00043BA1">
        <w:rPr>
          <w:rFonts w:asciiTheme="majorHAnsi" w:hAnsiTheme="majorHAnsi"/>
          <w:color w:val="auto"/>
          <w:sz w:val="22"/>
          <w:szCs w:val="22"/>
        </w:rPr>
        <w:t xml:space="preserve">, all </w:t>
      </w:r>
      <w:r w:rsidR="00CD0028">
        <w:rPr>
          <w:rFonts w:asciiTheme="majorHAnsi" w:hAnsiTheme="majorHAnsi"/>
          <w:color w:val="auto"/>
          <w:sz w:val="22"/>
          <w:szCs w:val="22"/>
        </w:rPr>
        <w:t>Enhancements</w:t>
      </w:r>
      <w:r w:rsidRPr="00EE7CAE">
        <w:rPr>
          <w:rFonts w:asciiTheme="majorHAnsi" w:hAnsiTheme="majorHAnsi"/>
          <w:color w:val="auto"/>
          <w:sz w:val="22"/>
          <w:szCs w:val="22"/>
        </w:rPr>
        <w:t xml:space="preserve"> and </w:t>
      </w:r>
      <w:r w:rsidR="008D361F" w:rsidRPr="00EE7CAE">
        <w:rPr>
          <w:rFonts w:asciiTheme="majorHAnsi" w:hAnsiTheme="majorHAnsi"/>
          <w:color w:val="auto"/>
          <w:sz w:val="22"/>
          <w:szCs w:val="22"/>
        </w:rPr>
        <w:t xml:space="preserve">all intellectual property rights </w:t>
      </w:r>
      <w:r w:rsidRPr="00EE7CAE">
        <w:rPr>
          <w:rFonts w:asciiTheme="majorHAnsi" w:hAnsiTheme="majorHAnsi"/>
          <w:color w:val="auto"/>
          <w:sz w:val="22"/>
          <w:szCs w:val="22"/>
        </w:rPr>
        <w:t>incorporated there</w:t>
      </w:r>
      <w:r w:rsidR="008D361F" w:rsidRPr="00EE7CAE">
        <w:rPr>
          <w:rFonts w:asciiTheme="majorHAnsi" w:hAnsiTheme="majorHAnsi"/>
          <w:color w:val="auto"/>
          <w:sz w:val="22"/>
          <w:szCs w:val="22"/>
        </w:rPr>
        <w:t>in</w:t>
      </w:r>
      <w:r w:rsidR="00CD0028">
        <w:rPr>
          <w:rFonts w:asciiTheme="majorHAnsi" w:hAnsiTheme="majorHAnsi"/>
          <w:color w:val="auto"/>
          <w:sz w:val="22"/>
          <w:szCs w:val="22"/>
        </w:rPr>
        <w:t>,</w:t>
      </w:r>
      <w:r w:rsidR="00215394">
        <w:rPr>
          <w:rFonts w:asciiTheme="majorHAnsi" w:hAnsiTheme="majorHAnsi"/>
          <w:color w:val="auto"/>
          <w:sz w:val="22"/>
          <w:szCs w:val="22"/>
        </w:rPr>
        <w:t xml:space="preserve"> </w:t>
      </w:r>
      <w:r w:rsidR="00215394" w:rsidRPr="007878AD">
        <w:rPr>
          <w:rFonts w:ascii="Calibri" w:eastAsia="Times New Roman" w:hAnsi="Calibri"/>
          <w:sz w:val="22"/>
          <w:szCs w:val="22"/>
        </w:rPr>
        <w:t xml:space="preserve">and </w:t>
      </w:r>
      <w:r w:rsidR="00215394">
        <w:rPr>
          <w:rFonts w:ascii="Calibri" w:eastAsia="Times New Roman" w:hAnsi="Calibri"/>
          <w:sz w:val="22"/>
          <w:szCs w:val="22"/>
        </w:rPr>
        <w:t>Customer</w:t>
      </w:r>
      <w:r w:rsidR="00215394" w:rsidRPr="007878AD">
        <w:rPr>
          <w:rFonts w:ascii="Calibri" w:eastAsia="Times New Roman" w:hAnsi="Calibri"/>
          <w:sz w:val="22"/>
          <w:szCs w:val="22"/>
        </w:rPr>
        <w:t xml:space="preserve"> </w:t>
      </w:r>
      <w:r w:rsidR="006F086B">
        <w:rPr>
          <w:rFonts w:ascii="Calibri" w:eastAsia="Times New Roman" w:hAnsi="Calibri"/>
          <w:sz w:val="22"/>
          <w:szCs w:val="22"/>
        </w:rPr>
        <w:t xml:space="preserve">does not and </w:t>
      </w:r>
      <w:r w:rsidR="00215394" w:rsidRPr="007878AD">
        <w:rPr>
          <w:rFonts w:ascii="Calibri" w:eastAsia="Times New Roman" w:hAnsi="Calibri"/>
          <w:sz w:val="22"/>
          <w:szCs w:val="22"/>
        </w:rPr>
        <w:t>will not own or acquire any right, title or interest whatsoever therein or thereto</w:t>
      </w:r>
      <w:r w:rsidR="008D361F" w:rsidRPr="00EE7CAE">
        <w:rPr>
          <w:rFonts w:asciiTheme="majorHAnsi" w:hAnsiTheme="majorHAnsi"/>
          <w:color w:val="auto"/>
          <w:sz w:val="22"/>
          <w:szCs w:val="22"/>
        </w:rPr>
        <w:t xml:space="preserve">. </w:t>
      </w:r>
      <w:proofErr w:type="spellStart"/>
      <w:r w:rsidR="00695CA7">
        <w:rPr>
          <w:rFonts w:asciiTheme="majorHAnsi" w:hAnsiTheme="majorHAnsi"/>
          <w:color w:val="auto"/>
          <w:sz w:val="22"/>
          <w:szCs w:val="22"/>
        </w:rPr>
        <w:t>Solynx</w:t>
      </w:r>
      <w:proofErr w:type="spellEnd"/>
      <w:r w:rsidR="00695CA7">
        <w:rPr>
          <w:rFonts w:asciiTheme="majorHAnsi" w:hAnsiTheme="majorHAnsi"/>
          <w:color w:val="auto"/>
          <w:sz w:val="22"/>
          <w:szCs w:val="22"/>
        </w:rPr>
        <w:t xml:space="preserve"> grants Customer solely </w:t>
      </w:r>
      <w:r w:rsidRPr="00EE7CAE">
        <w:rPr>
          <w:rFonts w:asciiTheme="majorHAnsi" w:hAnsiTheme="majorHAnsi"/>
          <w:color w:val="auto"/>
          <w:sz w:val="22"/>
          <w:szCs w:val="22"/>
        </w:rPr>
        <w:t xml:space="preserve">the limited right to access and use the Service </w:t>
      </w:r>
      <w:r w:rsidR="00695CA7">
        <w:rPr>
          <w:rFonts w:asciiTheme="majorHAnsi" w:hAnsiTheme="majorHAnsi"/>
          <w:color w:val="auto"/>
          <w:sz w:val="22"/>
          <w:szCs w:val="22"/>
        </w:rPr>
        <w:t>under Customer’s then-current Subscription</w:t>
      </w:r>
      <w:r w:rsidR="008D361F" w:rsidRPr="00EE7CAE">
        <w:rPr>
          <w:rFonts w:asciiTheme="majorHAnsi" w:hAnsiTheme="majorHAnsi"/>
          <w:color w:val="auto"/>
          <w:sz w:val="22"/>
          <w:szCs w:val="22"/>
        </w:rPr>
        <w:t xml:space="preserve">. </w:t>
      </w:r>
    </w:p>
    <w:p w14:paraId="08A88C04" w14:textId="76B3EF8D" w:rsidR="008D361F" w:rsidRPr="00EE7CAE" w:rsidRDefault="00FA5F7A" w:rsidP="00FA0DC6">
      <w:pPr>
        <w:pStyle w:val="Default"/>
        <w:spacing w:after="120"/>
        <w:rPr>
          <w:rFonts w:asciiTheme="majorHAnsi" w:hAnsiTheme="majorHAnsi"/>
          <w:color w:val="auto"/>
          <w:sz w:val="22"/>
          <w:szCs w:val="22"/>
        </w:rPr>
      </w:pPr>
      <w:r w:rsidRPr="00EE7CAE">
        <w:rPr>
          <w:rFonts w:asciiTheme="majorHAnsi" w:hAnsiTheme="majorHAnsi"/>
          <w:color w:val="auto"/>
          <w:sz w:val="22"/>
          <w:szCs w:val="22"/>
        </w:rPr>
        <w:t xml:space="preserve">Further, </w:t>
      </w:r>
      <w:proofErr w:type="spellStart"/>
      <w:r w:rsidR="009049E5">
        <w:rPr>
          <w:rFonts w:asciiTheme="majorHAnsi" w:hAnsiTheme="majorHAnsi"/>
          <w:color w:val="auto"/>
          <w:sz w:val="22"/>
          <w:szCs w:val="22"/>
        </w:rPr>
        <w:t>Solynx</w:t>
      </w:r>
      <w:proofErr w:type="spellEnd"/>
      <w:r w:rsidR="008D361F" w:rsidRPr="00EE7CAE">
        <w:rPr>
          <w:rFonts w:asciiTheme="majorHAnsi" w:hAnsiTheme="majorHAnsi"/>
          <w:color w:val="auto"/>
          <w:sz w:val="22"/>
          <w:szCs w:val="22"/>
        </w:rPr>
        <w:t xml:space="preserve"> </w:t>
      </w:r>
      <w:r w:rsidRPr="00EE7CAE">
        <w:rPr>
          <w:rFonts w:asciiTheme="majorHAnsi" w:hAnsiTheme="majorHAnsi"/>
          <w:color w:val="auto"/>
          <w:sz w:val="22"/>
          <w:szCs w:val="22"/>
        </w:rPr>
        <w:t xml:space="preserve">owns and retains all rights, title and interest in and to </w:t>
      </w:r>
      <w:proofErr w:type="spellStart"/>
      <w:r w:rsidR="009049E5">
        <w:rPr>
          <w:rFonts w:asciiTheme="majorHAnsi" w:hAnsiTheme="majorHAnsi"/>
          <w:color w:val="auto"/>
          <w:sz w:val="22"/>
          <w:szCs w:val="22"/>
        </w:rPr>
        <w:t>Solynx</w:t>
      </w:r>
      <w:r w:rsidRPr="00EE7CAE">
        <w:rPr>
          <w:rFonts w:asciiTheme="majorHAnsi" w:hAnsiTheme="majorHAnsi"/>
          <w:color w:val="auto"/>
          <w:sz w:val="22"/>
          <w:szCs w:val="22"/>
        </w:rPr>
        <w:t>’s</w:t>
      </w:r>
      <w:proofErr w:type="spellEnd"/>
      <w:r w:rsidRPr="00EE7CAE">
        <w:rPr>
          <w:rFonts w:asciiTheme="majorHAnsi" w:hAnsiTheme="majorHAnsi"/>
          <w:color w:val="auto"/>
          <w:sz w:val="22"/>
          <w:szCs w:val="22"/>
        </w:rPr>
        <w:t xml:space="preserve"> trade</w:t>
      </w:r>
      <w:r w:rsidR="008D361F" w:rsidRPr="00EE7CAE">
        <w:rPr>
          <w:rFonts w:asciiTheme="majorHAnsi" w:hAnsiTheme="majorHAnsi"/>
          <w:color w:val="auto"/>
          <w:sz w:val="22"/>
          <w:szCs w:val="22"/>
        </w:rPr>
        <w:t xml:space="preserve">marks, </w:t>
      </w:r>
      <w:r w:rsidRPr="00EE7CAE">
        <w:rPr>
          <w:rFonts w:asciiTheme="majorHAnsi" w:hAnsiTheme="majorHAnsi"/>
          <w:color w:val="auto"/>
          <w:sz w:val="22"/>
          <w:szCs w:val="22"/>
        </w:rPr>
        <w:t>service marks</w:t>
      </w:r>
      <w:r w:rsidR="00695CA7">
        <w:rPr>
          <w:rFonts w:asciiTheme="majorHAnsi" w:hAnsiTheme="majorHAnsi"/>
          <w:color w:val="auto"/>
          <w:sz w:val="22"/>
          <w:szCs w:val="22"/>
        </w:rPr>
        <w:t xml:space="preserve"> and</w:t>
      </w:r>
      <w:r w:rsidRPr="00EE7CAE">
        <w:rPr>
          <w:rFonts w:asciiTheme="majorHAnsi" w:hAnsiTheme="majorHAnsi"/>
          <w:color w:val="auto"/>
          <w:sz w:val="22"/>
          <w:szCs w:val="22"/>
        </w:rPr>
        <w:t xml:space="preserve"> </w:t>
      </w:r>
      <w:r w:rsidR="008D361F" w:rsidRPr="00EE7CAE">
        <w:rPr>
          <w:rFonts w:asciiTheme="majorHAnsi" w:hAnsiTheme="majorHAnsi"/>
          <w:color w:val="auto"/>
          <w:sz w:val="22"/>
          <w:szCs w:val="22"/>
        </w:rPr>
        <w:t>logos (</w:t>
      </w:r>
      <w:r w:rsidRPr="00EE7CAE">
        <w:rPr>
          <w:rFonts w:asciiTheme="majorHAnsi" w:hAnsiTheme="majorHAnsi"/>
          <w:color w:val="auto"/>
          <w:sz w:val="22"/>
          <w:szCs w:val="22"/>
        </w:rPr>
        <w:t xml:space="preserve">collectively, </w:t>
      </w:r>
      <w:r w:rsidR="008D361F" w:rsidRPr="00EE7CAE">
        <w:rPr>
          <w:rFonts w:asciiTheme="majorHAnsi" w:hAnsiTheme="majorHAnsi"/>
          <w:color w:val="auto"/>
          <w:sz w:val="22"/>
          <w:szCs w:val="22"/>
        </w:rPr>
        <w:t>the "</w:t>
      </w:r>
      <w:proofErr w:type="spellStart"/>
      <w:r w:rsidR="009049E5">
        <w:rPr>
          <w:rFonts w:asciiTheme="majorHAnsi" w:hAnsiTheme="majorHAnsi"/>
          <w:color w:val="auto"/>
          <w:sz w:val="22"/>
          <w:szCs w:val="22"/>
        </w:rPr>
        <w:t>Solynx</w:t>
      </w:r>
      <w:proofErr w:type="spellEnd"/>
      <w:r w:rsidR="008D361F" w:rsidRPr="00EE7CAE">
        <w:rPr>
          <w:rFonts w:asciiTheme="majorHAnsi" w:hAnsiTheme="majorHAnsi"/>
          <w:color w:val="auto"/>
          <w:sz w:val="22"/>
          <w:szCs w:val="22"/>
        </w:rPr>
        <w:t xml:space="preserve"> Marks"). </w:t>
      </w:r>
      <w:proofErr w:type="gramStart"/>
      <w:r w:rsidR="008D361F" w:rsidRPr="00EE7CAE">
        <w:rPr>
          <w:rFonts w:asciiTheme="majorHAnsi" w:hAnsiTheme="majorHAnsi"/>
          <w:color w:val="auto"/>
          <w:sz w:val="22"/>
          <w:szCs w:val="22"/>
        </w:rPr>
        <w:t>Customer</w:t>
      </w:r>
      <w:proofErr w:type="gramEnd"/>
      <w:r w:rsidR="008D361F" w:rsidRPr="00EE7CAE">
        <w:rPr>
          <w:rFonts w:asciiTheme="majorHAnsi" w:hAnsiTheme="majorHAnsi"/>
          <w:color w:val="auto"/>
          <w:sz w:val="22"/>
          <w:szCs w:val="22"/>
        </w:rPr>
        <w:t xml:space="preserve"> </w:t>
      </w:r>
      <w:r w:rsidRPr="00EE7CAE">
        <w:rPr>
          <w:rFonts w:asciiTheme="majorHAnsi" w:hAnsiTheme="majorHAnsi"/>
          <w:color w:val="auto"/>
          <w:sz w:val="22"/>
          <w:szCs w:val="22"/>
        </w:rPr>
        <w:t>will</w:t>
      </w:r>
      <w:r w:rsidR="008D361F" w:rsidRPr="00EE7CAE">
        <w:rPr>
          <w:rFonts w:asciiTheme="majorHAnsi" w:hAnsiTheme="majorHAnsi"/>
          <w:color w:val="auto"/>
          <w:sz w:val="22"/>
          <w:szCs w:val="22"/>
        </w:rPr>
        <w:t xml:space="preserve"> not display or use </w:t>
      </w:r>
      <w:proofErr w:type="gramStart"/>
      <w:r w:rsidR="008D361F" w:rsidRPr="00EE7CAE">
        <w:rPr>
          <w:rFonts w:asciiTheme="majorHAnsi" w:hAnsiTheme="majorHAnsi"/>
          <w:color w:val="auto"/>
          <w:sz w:val="22"/>
          <w:szCs w:val="22"/>
        </w:rPr>
        <w:t xml:space="preserve">the </w:t>
      </w:r>
      <w:proofErr w:type="spellStart"/>
      <w:r w:rsidR="009049E5">
        <w:rPr>
          <w:rFonts w:asciiTheme="majorHAnsi" w:hAnsiTheme="majorHAnsi"/>
          <w:color w:val="auto"/>
          <w:sz w:val="22"/>
          <w:szCs w:val="22"/>
        </w:rPr>
        <w:t>Solynx</w:t>
      </w:r>
      <w:proofErr w:type="spellEnd"/>
      <w:proofErr w:type="gramEnd"/>
      <w:r w:rsidR="008D361F" w:rsidRPr="00EE7CAE">
        <w:rPr>
          <w:rFonts w:asciiTheme="majorHAnsi" w:hAnsiTheme="majorHAnsi"/>
          <w:color w:val="auto"/>
          <w:sz w:val="22"/>
          <w:szCs w:val="22"/>
        </w:rPr>
        <w:t xml:space="preserve"> Marks in any manner without </w:t>
      </w:r>
      <w:proofErr w:type="spellStart"/>
      <w:r w:rsidR="009049E5">
        <w:rPr>
          <w:rFonts w:asciiTheme="majorHAnsi" w:hAnsiTheme="majorHAnsi"/>
          <w:color w:val="auto"/>
          <w:sz w:val="22"/>
          <w:szCs w:val="22"/>
        </w:rPr>
        <w:t>Solynx</w:t>
      </w:r>
      <w:r w:rsidR="008D361F" w:rsidRPr="00EE7CAE">
        <w:rPr>
          <w:rFonts w:asciiTheme="majorHAnsi" w:hAnsiTheme="majorHAnsi"/>
          <w:color w:val="auto"/>
          <w:sz w:val="22"/>
          <w:szCs w:val="22"/>
        </w:rPr>
        <w:t>’s</w:t>
      </w:r>
      <w:proofErr w:type="spellEnd"/>
      <w:r w:rsidR="008D361F" w:rsidRPr="00EE7CAE">
        <w:rPr>
          <w:rFonts w:asciiTheme="majorHAnsi" w:hAnsiTheme="majorHAnsi"/>
          <w:color w:val="auto"/>
          <w:sz w:val="22"/>
          <w:szCs w:val="22"/>
        </w:rPr>
        <w:t xml:space="preserve"> express prior written permission. </w:t>
      </w:r>
    </w:p>
    <w:p w14:paraId="4510215C" w14:textId="77777777" w:rsidR="008D361F" w:rsidRPr="00EE7CAE" w:rsidRDefault="00FA5F7A" w:rsidP="00FA0DC6">
      <w:pPr>
        <w:pStyle w:val="Default"/>
        <w:spacing w:after="120"/>
        <w:rPr>
          <w:rFonts w:asciiTheme="majorHAnsi" w:hAnsiTheme="majorHAnsi"/>
          <w:color w:val="auto"/>
          <w:sz w:val="22"/>
          <w:szCs w:val="22"/>
        </w:rPr>
      </w:pPr>
      <w:r w:rsidRPr="00EE7CAE">
        <w:rPr>
          <w:rFonts w:asciiTheme="majorHAnsi" w:hAnsiTheme="majorHAnsi"/>
          <w:b/>
          <w:bCs/>
          <w:color w:val="auto"/>
          <w:sz w:val="22"/>
          <w:szCs w:val="22"/>
        </w:rPr>
        <w:t>7</w:t>
      </w:r>
      <w:r w:rsidR="008D361F" w:rsidRPr="00EE7CAE">
        <w:rPr>
          <w:rFonts w:asciiTheme="majorHAnsi" w:hAnsiTheme="majorHAnsi"/>
          <w:b/>
          <w:bCs/>
          <w:color w:val="auto"/>
          <w:sz w:val="22"/>
          <w:szCs w:val="22"/>
        </w:rPr>
        <w:t>.</w:t>
      </w:r>
      <w:r w:rsidRPr="00EE7CAE">
        <w:rPr>
          <w:rFonts w:asciiTheme="majorHAnsi" w:hAnsiTheme="majorHAnsi"/>
          <w:b/>
          <w:bCs/>
          <w:color w:val="auto"/>
          <w:sz w:val="22"/>
          <w:szCs w:val="22"/>
        </w:rPr>
        <w:t xml:space="preserve">  Customer’s Obligations</w:t>
      </w:r>
      <w:r w:rsidR="008D361F" w:rsidRPr="00EE7CAE">
        <w:rPr>
          <w:rFonts w:asciiTheme="majorHAnsi" w:hAnsiTheme="majorHAnsi"/>
          <w:b/>
          <w:bCs/>
          <w:color w:val="auto"/>
          <w:sz w:val="22"/>
          <w:szCs w:val="22"/>
        </w:rPr>
        <w:t>.</w:t>
      </w:r>
      <w:r w:rsidR="008D361F" w:rsidRPr="00EE7CAE">
        <w:rPr>
          <w:rFonts w:asciiTheme="majorHAnsi" w:hAnsiTheme="majorHAnsi"/>
          <w:color w:val="auto"/>
          <w:sz w:val="22"/>
          <w:szCs w:val="22"/>
        </w:rPr>
        <w:t xml:space="preserve"> </w:t>
      </w:r>
    </w:p>
    <w:p w14:paraId="7C3BBBEC" w14:textId="77777777" w:rsidR="00F73254" w:rsidRDefault="00EE7CAE" w:rsidP="00FA0DC6">
      <w:pPr>
        <w:pStyle w:val="Default"/>
        <w:spacing w:after="120"/>
        <w:rPr>
          <w:rFonts w:asciiTheme="majorHAnsi" w:hAnsiTheme="majorHAnsi"/>
          <w:color w:val="auto"/>
          <w:sz w:val="22"/>
          <w:szCs w:val="22"/>
        </w:rPr>
      </w:pPr>
      <w:r>
        <w:rPr>
          <w:rFonts w:asciiTheme="majorHAnsi" w:hAnsiTheme="majorHAnsi"/>
          <w:b/>
          <w:bCs/>
          <w:color w:val="auto"/>
          <w:sz w:val="22"/>
          <w:szCs w:val="22"/>
        </w:rPr>
        <w:t>7</w:t>
      </w:r>
      <w:r w:rsidR="008D361F" w:rsidRPr="00EE7CAE">
        <w:rPr>
          <w:rFonts w:asciiTheme="majorHAnsi" w:hAnsiTheme="majorHAnsi"/>
          <w:b/>
          <w:bCs/>
          <w:color w:val="auto"/>
          <w:sz w:val="22"/>
          <w:szCs w:val="22"/>
        </w:rPr>
        <w:t xml:space="preserve">.1. </w:t>
      </w:r>
      <w:r w:rsidR="00FA5F7A" w:rsidRPr="00EE7CAE">
        <w:rPr>
          <w:rFonts w:asciiTheme="majorHAnsi" w:hAnsiTheme="majorHAnsi"/>
          <w:b/>
          <w:bCs/>
          <w:color w:val="auto"/>
          <w:sz w:val="22"/>
          <w:szCs w:val="22"/>
        </w:rPr>
        <w:t xml:space="preserve"> </w:t>
      </w:r>
      <w:r w:rsidR="008D361F" w:rsidRPr="00EE7CAE">
        <w:rPr>
          <w:rFonts w:asciiTheme="majorHAnsi" w:hAnsiTheme="majorHAnsi"/>
          <w:b/>
          <w:bCs/>
          <w:color w:val="auto"/>
          <w:sz w:val="22"/>
          <w:szCs w:val="22"/>
        </w:rPr>
        <w:t xml:space="preserve">Internet Access. </w:t>
      </w:r>
      <w:proofErr w:type="gramStart"/>
      <w:r w:rsidR="008D361F" w:rsidRPr="00EE7CAE">
        <w:rPr>
          <w:rFonts w:asciiTheme="majorHAnsi" w:hAnsiTheme="majorHAnsi"/>
          <w:color w:val="auto"/>
          <w:sz w:val="22"/>
          <w:szCs w:val="22"/>
        </w:rPr>
        <w:t>Customer</w:t>
      </w:r>
      <w:proofErr w:type="gramEnd"/>
      <w:r w:rsidR="008D361F" w:rsidRPr="00EE7CAE">
        <w:rPr>
          <w:rFonts w:asciiTheme="majorHAnsi" w:hAnsiTheme="majorHAnsi"/>
          <w:color w:val="auto"/>
          <w:sz w:val="22"/>
          <w:szCs w:val="22"/>
        </w:rPr>
        <w:t xml:space="preserve"> </w:t>
      </w:r>
      <w:r w:rsidR="00695CA7">
        <w:rPr>
          <w:rFonts w:asciiTheme="majorHAnsi" w:hAnsiTheme="majorHAnsi"/>
          <w:color w:val="auto"/>
          <w:sz w:val="22"/>
          <w:szCs w:val="22"/>
        </w:rPr>
        <w:t>must procure and maintain</w:t>
      </w:r>
      <w:r w:rsidR="008D361F" w:rsidRPr="00EE7CAE">
        <w:rPr>
          <w:rFonts w:asciiTheme="majorHAnsi" w:hAnsiTheme="majorHAnsi"/>
          <w:color w:val="auto"/>
          <w:sz w:val="22"/>
          <w:szCs w:val="22"/>
        </w:rPr>
        <w:t xml:space="preserve"> </w:t>
      </w:r>
      <w:r w:rsidR="00695CA7">
        <w:rPr>
          <w:rFonts w:asciiTheme="majorHAnsi" w:hAnsiTheme="majorHAnsi"/>
          <w:color w:val="auto"/>
          <w:sz w:val="22"/>
          <w:szCs w:val="22"/>
        </w:rPr>
        <w:t>all</w:t>
      </w:r>
      <w:r w:rsidR="008D361F" w:rsidRPr="00EE7CAE">
        <w:rPr>
          <w:rFonts w:asciiTheme="majorHAnsi" w:hAnsiTheme="majorHAnsi"/>
          <w:color w:val="auto"/>
          <w:sz w:val="22"/>
          <w:szCs w:val="22"/>
        </w:rPr>
        <w:t xml:space="preserve"> network connections that connect Customer</w:t>
      </w:r>
      <w:r w:rsidR="00FA5F7A" w:rsidRPr="00EE7CAE">
        <w:rPr>
          <w:rFonts w:asciiTheme="majorHAnsi" w:hAnsiTheme="majorHAnsi"/>
          <w:color w:val="auto"/>
          <w:sz w:val="22"/>
          <w:szCs w:val="22"/>
        </w:rPr>
        <w:t>’s</w:t>
      </w:r>
      <w:r w:rsidR="008D361F" w:rsidRPr="00EE7CAE">
        <w:rPr>
          <w:rFonts w:asciiTheme="majorHAnsi" w:hAnsiTheme="majorHAnsi"/>
          <w:color w:val="auto"/>
          <w:sz w:val="22"/>
          <w:szCs w:val="22"/>
        </w:rPr>
        <w:t xml:space="preserve"> network to the Service. </w:t>
      </w:r>
      <w:proofErr w:type="spellStart"/>
      <w:r w:rsidR="009049E5">
        <w:rPr>
          <w:rFonts w:asciiTheme="majorHAnsi" w:hAnsiTheme="majorHAnsi"/>
          <w:color w:val="auto"/>
          <w:sz w:val="22"/>
          <w:szCs w:val="22"/>
        </w:rPr>
        <w:t>Solynx</w:t>
      </w:r>
      <w:proofErr w:type="spellEnd"/>
      <w:r w:rsidR="008D361F" w:rsidRPr="00EE7CAE">
        <w:rPr>
          <w:rFonts w:asciiTheme="majorHAnsi" w:hAnsiTheme="majorHAnsi"/>
          <w:color w:val="auto"/>
          <w:sz w:val="22"/>
          <w:szCs w:val="22"/>
        </w:rPr>
        <w:t xml:space="preserve"> </w:t>
      </w:r>
      <w:r w:rsidR="000D6D16">
        <w:rPr>
          <w:rFonts w:asciiTheme="majorHAnsi" w:hAnsiTheme="majorHAnsi"/>
          <w:color w:val="auto"/>
          <w:sz w:val="22"/>
          <w:szCs w:val="22"/>
        </w:rPr>
        <w:t xml:space="preserve">will use reasonable efforts to notify Customer if Customer needs to upgrade its existing </w:t>
      </w:r>
      <w:r w:rsidR="00695CA7">
        <w:rPr>
          <w:rFonts w:asciiTheme="majorHAnsi" w:hAnsiTheme="majorHAnsi"/>
          <w:color w:val="auto"/>
          <w:sz w:val="22"/>
          <w:szCs w:val="22"/>
        </w:rPr>
        <w:t>network</w:t>
      </w:r>
      <w:r w:rsidR="000D6D16">
        <w:rPr>
          <w:rFonts w:asciiTheme="majorHAnsi" w:hAnsiTheme="majorHAnsi"/>
          <w:color w:val="auto"/>
          <w:sz w:val="22"/>
          <w:szCs w:val="22"/>
        </w:rPr>
        <w:t xml:space="preserve"> to maintain or improve its connection to the Service; provided that </w:t>
      </w:r>
      <w:proofErr w:type="spellStart"/>
      <w:r w:rsidR="009049E5">
        <w:rPr>
          <w:rFonts w:asciiTheme="majorHAnsi" w:hAnsiTheme="majorHAnsi"/>
          <w:color w:val="auto"/>
          <w:sz w:val="22"/>
          <w:szCs w:val="22"/>
        </w:rPr>
        <w:t>Solynx</w:t>
      </w:r>
      <w:proofErr w:type="spellEnd"/>
      <w:r w:rsidR="000D6D16">
        <w:rPr>
          <w:rFonts w:asciiTheme="majorHAnsi" w:hAnsiTheme="majorHAnsi"/>
          <w:color w:val="auto"/>
          <w:sz w:val="22"/>
          <w:szCs w:val="22"/>
        </w:rPr>
        <w:t xml:space="preserve"> </w:t>
      </w:r>
      <w:r w:rsidR="008D361F" w:rsidRPr="00EE7CAE">
        <w:rPr>
          <w:rFonts w:asciiTheme="majorHAnsi" w:hAnsiTheme="majorHAnsi"/>
          <w:color w:val="auto"/>
          <w:sz w:val="22"/>
          <w:szCs w:val="22"/>
        </w:rPr>
        <w:t xml:space="preserve">assumes no responsibility for the reliability or performance of </w:t>
      </w:r>
      <w:r w:rsidR="004C7CE0">
        <w:rPr>
          <w:rFonts w:asciiTheme="majorHAnsi" w:hAnsiTheme="majorHAnsi"/>
          <w:color w:val="auto"/>
          <w:sz w:val="22"/>
          <w:szCs w:val="22"/>
        </w:rPr>
        <w:t>Customer’s</w:t>
      </w:r>
      <w:r w:rsidR="008D361F" w:rsidRPr="00EE7CAE">
        <w:rPr>
          <w:rFonts w:asciiTheme="majorHAnsi" w:hAnsiTheme="majorHAnsi"/>
          <w:color w:val="auto"/>
          <w:sz w:val="22"/>
          <w:szCs w:val="22"/>
        </w:rPr>
        <w:t xml:space="preserve"> </w:t>
      </w:r>
      <w:r w:rsidR="006F086B">
        <w:rPr>
          <w:rFonts w:asciiTheme="majorHAnsi" w:hAnsiTheme="majorHAnsi"/>
          <w:color w:val="auto"/>
          <w:sz w:val="22"/>
          <w:szCs w:val="22"/>
        </w:rPr>
        <w:t xml:space="preserve">network </w:t>
      </w:r>
      <w:r w:rsidR="008D361F" w:rsidRPr="00EE7CAE">
        <w:rPr>
          <w:rFonts w:asciiTheme="majorHAnsi" w:hAnsiTheme="majorHAnsi"/>
          <w:color w:val="auto"/>
          <w:sz w:val="22"/>
          <w:szCs w:val="22"/>
        </w:rPr>
        <w:t>connections.</w:t>
      </w:r>
    </w:p>
    <w:p w14:paraId="16DCB133" w14:textId="2DECC491" w:rsidR="008D361F" w:rsidRPr="00EE7CAE" w:rsidRDefault="00F73254" w:rsidP="00FA0DC6">
      <w:pPr>
        <w:pStyle w:val="Default"/>
        <w:spacing w:after="120"/>
        <w:rPr>
          <w:rFonts w:asciiTheme="majorHAnsi" w:hAnsiTheme="majorHAnsi"/>
          <w:color w:val="auto"/>
          <w:sz w:val="22"/>
          <w:szCs w:val="22"/>
        </w:rPr>
      </w:pPr>
      <w:proofErr w:type="gramStart"/>
      <w:r w:rsidRPr="00EE7CAE">
        <w:rPr>
          <w:rFonts w:asciiTheme="majorHAnsi" w:hAnsiTheme="majorHAnsi"/>
          <w:color w:val="auto"/>
          <w:sz w:val="22"/>
          <w:szCs w:val="22"/>
        </w:rPr>
        <w:lastRenderedPageBreak/>
        <w:t>Customer acknowledges</w:t>
      </w:r>
      <w:proofErr w:type="gramEnd"/>
      <w:r w:rsidRPr="00EE7CAE">
        <w:rPr>
          <w:rFonts w:asciiTheme="majorHAnsi" w:hAnsiTheme="majorHAnsi"/>
          <w:color w:val="auto"/>
          <w:sz w:val="22"/>
          <w:szCs w:val="22"/>
        </w:rPr>
        <w:t xml:space="preserve"> and understands that </w:t>
      </w:r>
      <w:r>
        <w:rPr>
          <w:rFonts w:asciiTheme="majorHAnsi" w:hAnsiTheme="majorHAnsi"/>
          <w:color w:val="auto"/>
          <w:sz w:val="22"/>
          <w:szCs w:val="22"/>
        </w:rPr>
        <w:t>Customer Data</w:t>
      </w:r>
      <w:r w:rsidRPr="00EE7CAE">
        <w:rPr>
          <w:rFonts w:asciiTheme="majorHAnsi" w:hAnsiTheme="majorHAnsi"/>
          <w:color w:val="auto"/>
          <w:sz w:val="22"/>
          <w:szCs w:val="22"/>
        </w:rPr>
        <w:t xml:space="preserve"> </w:t>
      </w:r>
      <w:r>
        <w:rPr>
          <w:rFonts w:asciiTheme="majorHAnsi" w:hAnsiTheme="majorHAnsi"/>
          <w:color w:val="auto"/>
          <w:sz w:val="22"/>
          <w:szCs w:val="22"/>
        </w:rPr>
        <w:t xml:space="preserve">and Customer Deliverables </w:t>
      </w:r>
      <w:r w:rsidRPr="00EE7CAE">
        <w:rPr>
          <w:rFonts w:asciiTheme="majorHAnsi" w:hAnsiTheme="majorHAnsi"/>
          <w:color w:val="auto"/>
          <w:sz w:val="22"/>
          <w:szCs w:val="22"/>
        </w:rPr>
        <w:t xml:space="preserve">may be accessed by unauthorized parties when communicated across the Internet or other electronic means. </w:t>
      </w:r>
      <w:proofErr w:type="spellStart"/>
      <w:r>
        <w:rPr>
          <w:rFonts w:asciiTheme="majorHAnsi" w:hAnsiTheme="majorHAnsi"/>
          <w:color w:val="auto"/>
          <w:sz w:val="22"/>
          <w:szCs w:val="22"/>
        </w:rPr>
        <w:t>Solynx</w:t>
      </w:r>
      <w:proofErr w:type="spellEnd"/>
      <w:r w:rsidRPr="00EE7CAE">
        <w:rPr>
          <w:rFonts w:asciiTheme="majorHAnsi" w:hAnsiTheme="majorHAnsi"/>
          <w:color w:val="auto"/>
          <w:sz w:val="22"/>
          <w:szCs w:val="22"/>
        </w:rPr>
        <w:t xml:space="preserve"> is not responsible for any Customer Data </w:t>
      </w:r>
      <w:r>
        <w:rPr>
          <w:rFonts w:asciiTheme="majorHAnsi" w:hAnsiTheme="majorHAnsi"/>
          <w:color w:val="auto"/>
          <w:sz w:val="22"/>
          <w:szCs w:val="22"/>
        </w:rPr>
        <w:t xml:space="preserve">or Customer Deliverables </w:t>
      </w:r>
      <w:r w:rsidRPr="00EE7CAE">
        <w:rPr>
          <w:rFonts w:asciiTheme="majorHAnsi" w:hAnsiTheme="majorHAnsi"/>
          <w:color w:val="auto"/>
          <w:sz w:val="22"/>
          <w:szCs w:val="22"/>
        </w:rPr>
        <w:t xml:space="preserve">which are delayed, lost, altered, intercepted or stored during the transmission of data across networks not owned and/or operated by </w:t>
      </w:r>
      <w:proofErr w:type="spellStart"/>
      <w:r>
        <w:rPr>
          <w:rFonts w:asciiTheme="majorHAnsi" w:hAnsiTheme="majorHAnsi"/>
          <w:color w:val="auto"/>
          <w:sz w:val="22"/>
          <w:szCs w:val="22"/>
        </w:rPr>
        <w:t>Solynx</w:t>
      </w:r>
      <w:proofErr w:type="spellEnd"/>
      <w:r>
        <w:rPr>
          <w:rFonts w:asciiTheme="majorHAnsi" w:hAnsiTheme="majorHAnsi"/>
          <w:color w:val="auto"/>
          <w:sz w:val="22"/>
          <w:szCs w:val="22"/>
        </w:rPr>
        <w:t xml:space="preserve"> and its licensors</w:t>
      </w:r>
      <w:r w:rsidRPr="00EE7CAE">
        <w:rPr>
          <w:rFonts w:asciiTheme="majorHAnsi" w:hAnsiTheme="majorHAnsi"/>
          <w:color w:val="auto"/>
          <w:sz w:val="22"/>
          <w:szCs w:val="22"/>
        </w:rPr>
        <w:t>.</w:t>
      </w:r>
      <w:r w:rsidR="008D361F" w:rsidRPr="00EE7CAE">
        <w:rPr>
          <w:rFonts w:asciiTheme="majorHAnsi" w:hAnsiTheme="majorHAnsi"/>
          <w:color w:val="auto"/>
          <w:sz w:val="22"/>
          <w:szCs w:val="22"/>
        </w:rPr>
        <w:t xml:space="preserve"> </w:t>
      </w:r>
    </w:p>
    <w:p w14:paraId="2B869EC9" w14:textId="4B8AE241" w:rsidR="008D361F" w:rsidRPr="00EE7CAE" w:rsidRDefault="00FA5F7A" w:rsidP="00FA0DC6">
      <w:pPr>
        <w:pStyle w:val="Default"/>
        <w:spacing w:after="120"/>
        <w:rPr>
          <w:rFonts w:asciiTheme="majorHAnsi" w:hAnsiTheme="majorHAnsi"/>
          <w:sz w:val="22"/>
          <w:szCs w:val="22"/>
        </w:rPr>
      </w:pPr>
      <w:r w:rsidRPr="00EE7CAE">
        <w:rPr>
          <w:rFonts w:asciiTheme="majorHAnsi" w:hAnsiTheme="majorHAnsi"/>
          <w:b/>
          <w:bCs/>
          <w:sz w:val="22"/>
          <w:szCs w:val="22"/>
        </w:rPr>
        <w:t>7</w:t>
      </w:r>
      <w:r w:rsidR="008D361F" w:rsidRPr="00EE7CAE">
        <w:rPr>
          <w:rFonts w:asciiTheme="majorHAnsi" w:hAnsiTheme="majorHAnsi"/>
          <w:b/>
          <w:bCs/>
          <w:sz w:val="22"/>
          <w:szCs w:val="22"/>
        </w:rPr>
        <w:t>.</w:t>
      </w:r>
      <w:r w:rsidR="002D0732">
        <w:rPr>
          <w:rFonts w:asciiTheme="majorHAnsi" w:hAnsiTheme="majorHAnsi"/>
          <w:b/>
          <w:bCs/>
          <w:sz w:val="22"/>
          <w:szCs w:val="22"/>
        </w:rPr>
        <w:t>2</w:t>
      </w:r>
      <w:r w:rsidR="008D361F" w:rsidRPr="00EE7CAE">
        <w:rPr>
          <w:rFonts w:asciiTheme="majorHAnsi" w:hAnsiTheme="majorHAnsi"/>
          <w:b/>
          <w:bCs/>
          <w:sz w:val="22"/>
          <w:szCs w:val="22"/>
        </w:rPr>
        <w:t xml:space="preserve">. </w:t>
      </w:r>
      <w:r w:rsidRPr="00EE7CAE">
        <w:rPr>
          <w:rFonts w:asciiTheme="majorHAnsi" w:hAnsiTheme="majorHAnsi"/>
          <w:b/>
          <w:bCs/>
          <w:sz w:val="22"/>
          <w:szCs w:val="22"/>
        </w:rPr>
        <w:t xml:space="preserve"> </w:t>
      </w:r>
      <w:r w:rsidR="00695CA7">
        <w:rPr>
          <w:rFonts w:asciiTheme="majorHAnsi" w:hAnsiTheme="majorHAnsi"/>
          <w:b/>
          <w:bCs/>
          <w:sz w:val="22"/>
          <w:szCs w:val="22"/>
        </w:rPr>
        <w:t>Logins and</w:t>
      </w:r>
      <w:r w:rsidR="008D361F" w:rsidRPr="00EE7CAE">
        <w:rPr>
          <w:rFonts w:asciiTheme="majorHAnsi" w:hAnsiTheme="majorHAnsi"/>
          <w:b/>
          <w:bCs/>
          <w:sz w:val="22"/>
          <w:szCs w:val="22"/>
        </w:rPr>
        <w:t xml:space="preserve"> Passwords.</w:t>
      </w:r>
      <w:r w:rsidR="00917837">
        <w:rPr>
          <w:rFonts w:asciiTheme="majorHAnsi" w:hAnsiTheme="majorHAnsi"/>
          <w:sz w:val="22"/>
          <w:szCs w:val="22"/>
        </w:rPr>
        <w:t xml:space="preserve"> C</w:t>
      </w:r>
      <w:r w:rsidR="008D361F" w:rsidRPr="00EE7CAE">
        <w:rPr>
          <w:rFonts w:asciiTheme="majorHAnsi" w:hAnsiTheme="majorHAnsi"/>
          <w:sz w:val="22"/>
          <w:szCs w:val="22"/>
        </w:rPr>
        <w:t xml:space="preserve">ustomer </w:t>
      </w:r>
      <w:r w:rsidR="008E621B" w:rsidRPr="00EE7CAE">
        <w:rPr>
          <w:rFonts w:asciiTheme="majorHAnsi" w:hAnsiTheme="majorHAnsi"/>
          <w:sz w:val="22"/>
          <w:szCs w:val="22"/>
        </w:rPr>
        <w:t>will</w:t>
      </w:r>
      <w:r w:rsidR="008D361F" w:rsidRPr="00EE7CAE">
        <w:rPr>
          <w:rFonts w:asciiTheme="majorHAnsi" w:hAnsiTheme="majorHAnsi"/>
          <w:sz w:val="22"/>
          <w:szCs w:val="22"/>
        </w:rPr>
        <w:t xml:space="preserve"> authorize access to </w:t>
      </w:r>
      <w:r w:rsidR="00695CA7">
        <w:rPr>
          <w:rFonts w:asciiTheme="majorHAnsi" w:hAnsiTheme="majorHAnsi"/>
          <w:sz w:val="22"/>
          <w:szCs w:val="22"/>
        </w:rPr>
        <w:t xml:space="preserve">the Service </w:t>
      </w:r>
      <w:r w:rsidR="004C7CE0">
        <w:rPr>
          <w:rFonts w:asciiTheme="majorHAnsi" w:hAnsiTheme="majorHAnsi"/>
          <w:sz w:val="22"/>
          <w:szCs w:val="22"/>
        </w:rPr>
        <w:t>by</w:t>
      </w:r>
      <w:r w:rsidR="00695CA7">
        <w:rPr>
          <w:rFonts w:asciiTheme="majorHAnsi" w:hAnsiTheme="majorHAnsi"/>
          <w:sz w:val="22"/>
          <w:szCs w:val="22"/>
        </w:rPr>
        <w:t xml:space="preserve"> its designated users and</w:t>
      </w:r>
      <w:r w:rsidR="008D361F" w:rsidRPr="00EE7CAE">
        <w:rPr>
          <w:rFonts w:asciiTheme="majorHAnsi" w:hAnsiTheme="majorHAnsi"/>
          <w:sz w:val="22"/>
          <w:szCs w:val="22"/>
        </w:rPr>
        <w:t xml:space="preserve"> will be responsible for the confidentiality and use of </w:t>
      </w:r>
      <w:r w:rsidR="00695CA7">
        <w:rPr>
          <w:rFonts w:asciiTheme="majorHAnsi" w:hAnsiTheme="majorHAnsi"/>
          <w:sz w:val="22"/>
          <w:szCs w:val="22"/>
        </w:rPr>
        <w:t xml:space="preserve">any such logins </w:t>
      </w:r>
      <w:r w:rsidR="006F086B">
        <w:rPr>
          <w:rFonts w:asciiTheme="majorHAnsi" w:hAnsiTheme="majorHAnsi"/>
          <w:sz w:val="22"/>
          <w:szCs w:val="22"/>
        </w:rPr>
        <w:t xml:space="preserve">and </w:t>
      </w:r>
      <w:r w:rsidR="008D361F" w:rsidRPr="00EE7CAE">
        <w:rPr>
          <w:rFonts w:asciiTheme="majorHAnsi" w:hAnsiTheme="majorHAnsi"/>
          <w:sz w:val="22"/>
          <w:szCs w:val="22"/>
        </w:rPr>
        <w:t xml:space="preserve">passwords. Customer will be </w:t>
      </w:r>
      <w:r w:rsidR="004C7CE0">
        <w:rPr>
          <w:rFonts w:asciiTheme="majorHAnsi" w:hAnsiTheme="majorHAnsi"/>
          <w:sz w:val="22"/>
          <w:szCs w:val="22"/>
        </w:rPr>
        <w:t xml:space="preserve">solely </w:t>
      </w:r>
      <w:r w:rsidR="008D361F" w:rsidRPr="00EE7CAE">
        <w:rPr>
          <w:rFonts w:asciiTheme="majorHAnsi" w:hAnsiTheme="majorHAnsi"/>
          <w:sz w:val="22"/>
          <w:szCs w:val="22"/>
        </w:rPr>
        <w:t xml:space="preserve">responsible for all </w:t>
      </w:r>
      <w:r w:rsidR="00695CA7">
        <w:rPr>
          <w:rFonts w:asciiTheme="majorHAnsi" w:hAnsiTheme="majorHAnsi"/>
          <w:sz w:val="22"/>
          <w:szCs w:val="22"/>
        </w:rPr>
        <w:t xml:space="preserve">its </w:t>
      </w:r>
      <w:r w:rsidR="00917837">
        <w:rPr>
          <w:rFonts w:asciiTheme="majorHAnsi" w:hAnsiTheme="majorHAnsi"/>
          <w:sz w:val="22"/>
          <w:szCs w:val="22"/>
        </w:rPr>
        <w:t>c</w:t>
      </w:r>
      <w:r w:rsidR="008D361F" w:rsidRPr="00EE7CAE">
        <w:rPr>
          <w:rFonts w:asciiTheme="majorHAnsi" w:hAnsiTheme="majorHAnsi"/>
          <w:sz w:val="22"/>
          <w:szCs w:val="22"/>
        </w:rPr>
        <w:t>ommunications</w:t>
      </w:r>
      <w:r w:rsidR="00695CA7">
        <w:rPr>
          <w:rFonts w:asciiTheme="majorHAnsi" w:hAnsiTheme="majorHAnsi"/>
          <w:sz w:val="22"/>
          <w:szCs w:val="22"/>
        </w:rPr>
        <w:t xml:space="preserve"> with the Service</w:t>
      </w:r>
      <w:r w:rsidR="008D361F" w:rsidRPr="00EE7CAE">
        <w:rPr>
          <w:rFonts w:asciiTheme="majorHAnsi" w:hAnsiTheme="majorHAnsi"/>
          <w:sz w:val="22"/>
          <w:szCs w:val="22"/>
        </w:rPr>
        <w:t xml:space="preserve">, including </w:t>
      </w:r>
      <w:r w:rsidR="004C7CE0">
        <w:rPr>
          <w:rFonts w:asciiTheme="majorHAnsi" w:hAnsiTheme="majorHAnsi"/>
          <w:sz w:val="22"/>
          <w:szCs w:val="22"/>
        </w:rPr>
        <w:t>its</w:t>
      </w:r>
      <w:r w:rsidR="00695CA7">
        <w:rPr>
          <w:rFonts w:asciiTheme="majorHAnsi" w:hAnsiTheme="majorHAnsi"/>
          <w:sz w:val="22"/>
          <w:szCs w:val="22"/>
        </w:rPr>
        <w:t xml:space="preserve"> transmission of </w:t>
      </w:r>
      <w:r w:rsidR="008D361F" w:rsidRPr="00EE7CAE">
        <w:rPr>
          <w:rFonts w:asciiTheme="majorHAnsi" w:hAnsiTheme="majorHAnsi"/>
          <w:sz w:val="22"/>
          <w:szCs w:val="22"/>
        </w:rPr>
        <w:t xml:space="preserve">Customer Data. </w:t>
      </w:r>
    </w:p>
    <w:p w14:paraId="668653C4" w14:textId="03731C7F" w:rsidR="00AE769F" w:rsidRPr="00EE7CAE" w:rsidRDefault="00695CA7" w:rsidP="00FA0DC6">
      <w:pPr>
        <w:pStyle w:val="Default"/>
        <w:spacing w:after="120"/>
        <w:rPr>
          <w:rFonts w:asciiTheme="majorHAnsi" w:hAnsiTheme="majorHAnsi"/>
          <w:color w:val="auto"/>
          <w:sz w:val="22"/>
          <w:szCs w:val="22"/>
        </w:rPr>
      </w:pPr>
      <w:r w:rsidRPr="00695CA7">
        <w:rPr>
          <w:rFonts w:asciiTheme="majorHAnsi" w:hAnsiTheme="majorHAnsi"/>
          <w:b/>
          <w:bCs/>
          <w:color w:val="auto"/>
          <w:sz w:val="22"/>
          <w:szCs w:val="22"/>
        </w:rPr>
        <w:t>7.3</w:t>
      </w:r>
      <w:r w:rsidR="007C7319">
        <w:rPr>
          <w:rFonts w:asciiTheme="majorHAnsi" w:hAnsiTheme="majorHAnsi"/>
          <w:b/>
          <w:bCs/>
          <w:color w:val="auto"/>
          <w:sz w:val="22"/>
          <w:szCs w:val="22"/>
        </w:rPr>
        <w:t>.</w:t>
      </w:r>
      <w:r w:rsidRPr="00695CA7">
        <w:rPr>
          <w:rFonts w:asciiTheme="majorHAnsi" w:hAnsiTheme="majorHAnsi"/>
          <w:b/>
          <w:bCs/>
          <w:color w:val="auto"/>
          <w:sz w:val="22"/>
          <w:szCs w:val="22"/>
        </w:rPr>
        <w:t xml:space="preserve">   Compliance with Laws.</w:t>
      </w:r>
      <w:r>
        <w:rPr>
          <w:rFonts w:asciiTheme="majorHAnsi" w:hAnsiTheme="majorHAnsi"/>
          <w:color w:val="auto"/>
          <w:sz w:val="22"/>
          <w:szCs w:val="22"/>
        </w:rPr>
        <w:t xml:space="preserve"> </w:t>
      </w:r>
      <w:r w:rsidR="008D361F" w:rsidRPr="00EE7CAE">
        <w:rPr>
          <w:rFonts w:asciiTheme="majorHAnsi" w:hAnsiTheme="majorHAnsi"/>
          <w:color w:val="auto"/>
          <w:sz w:val="22"/>
          <w:szCs w:val="22"/>
        </w:rPr>
        <w:t xml:space="preserve">Customer </w:t>
      </w:r>
      <w:r w:rsidR="008E621B" w:rsidRPr="00EE7CAE">
        <w:rPr>
          <w:rFonts w:asciiTheme="majorHAnsi" w:hAnsiTheme="majorHAnsi"/>
          <w:color w:val="auto"/>
          <w:sz w:val="22"/>
          <w:szCs w:val="22"/>
        </w:rPr>
        <w:t>will</w:t>
      </w:r>
      <w:r w:rsidR="008D361F" w:rsidRPr="00EE7CAE">
        <w:rPr>
          <w:rFonts w:asciiTheme="majorHAnsi" w:hAnsiTheme="majorHAnsi"/>
          <w:color w:val="auto"/>
          <w:sz w:val="22"/>
          <w:szCs w:val="22"/>
        </w:rPr>
        <w:t xml:space="preserve"> </w:t>
      </w:r>
      <w:r>
        <w:rPr>
          <w:rFonts w:asciiTheme="majorHAnsi" w:hAnsiTheme="majorHAnsi"/>
          <w:color w:val="auto"/>
          <w:sz w:val="22"/>
          <w:szCs w:val="22"/>
        </w:rPr>
        <w:t xml:space="preserve">access and use the Service in full compliance with all applicable laws. Specifically, as and when applicable, Customer will </w:t>
      </w:r>
      <w:r w:rsidR="008D361F" w:rsidRPr="00EE7CAE">
        <w:rPr>
          <w:rFonts w:asciiTheme="majorHAnsi" w:hAnsiTheme="majorHAnsi"/>
          <w:color w:val="auto"/>
          <w:sz w:val="22"/>
          <w:szCs w:val="22"/>
        </w:rPr>
        <w:t xml:space="preserve">comply with the export laws and regulations of the United States in using the Service and </w:t>
      </w:r>
      <w:r w:rsidR="006F086B">
        <w:rPr>
          <w:rFonts w:asciiTheme="majorHAnsi" w:hAnsiTheme="majorHAnsi"/>
          <w:color w:val="auto"/>
          <w:sz w:val="22"/>
          <w:szCs w:val="22"/>
        </w:rPr>
        <w:t xml:space="preserve">will </w:t>
      </w:r>
      <w:r w:rsidR="008D361F" w:rsidRPr="00EE7CAE">
        <w:rPr>
          <w:rFonts w:asciiTheme="majorHAnsi" w:hAnsiTheme="majorHAnsi"/>
          <w:color w:val="auto"/>
          <w:sz w:val="22"/>
          <w:szCs w:val="22"/>
        </w:rPr>
        <w:t xml:space="preserve">obtain any licenses and authorizations required for such compliance. </w:t>
      </w:r>
    </w:p>
    <w:p w14:paraId="681E97E3" w14:textId="4A5CBCB4" w:rsidR="008D361F" w:rsidRPr="00C120D5" w:rsidRDefault="00BC4938" w:rsidP="00FA0DC6">
      <w:pPr>
        <w:pStyle w:val="Default"/>
        <w:spacing w:after="120"/>
        <w:rPr>
          <w:rFonts w:asciiTheme="majorHAnsi" w:hAnsiTheme="majorHAnsi"/>
          <w:color w:val="auto"/>
          <w:sz w:val="22"/>
          <w:szCs w:val="22"/>
        </w:rPr>
      </w:pPr>
      <w:r w:rsidRPr="00C120D5">
        <w:rPr>
          <w:rFonts w:asciiTheme="majorHAnsi" w:hAnsiTheme="majorHAnsi"/>
          <w:b/>
          <w:bCs/>
          <w:color w:val="auto"/>
          <w:sz w:val="22"/>
          <w:szCs w:val="22"/>
        </w:rPr>
        <w:t>7</w:t>
      </w:r>
      <w:r w:rsidR="008D361F" w:rsidRPr="00C120D5">
        <w:rPr>
          <w:rFonts w:asciiTheme="majorHAnsi" w:hAnsiTheme="majorHAnsi"/>
          <w:b/>
          <w:bCs/>
          <w:color w:val="auto"/>
          <w:sz w:val="22"/>
          <w:szCs w:val="22"/>
        </w:rPr>
        <w:t>.</w:t>
      </w:r>
      <w:r w:rsidR="00F73254" w:rsidRPr="00C120D5">
        <w:rPr>
          <w:rFonts w:asciiTheme="majorHAnsi" w:hAnsiTheme="majorHAnsi"/>
          <w:b/>
          <w:bCs/>
          <w:color w:val="auto"/>
          <w:sz w:val="22"/>
          <w:szCs w:val="22"/>
        </w:rPr>
        <w:t>4</w:t>
      </w:r>
      <w:r w:rsidR="008D361F" w:rsidRPr="00C120D5">
        <w:rPr>
          <w:rFonts w:asciiTheme="majorHAnsi" w:hAnsiTheme="majorHAnsi"/>
          <w:b/>
          <w:bCs/>
          <w:color w:val="auto"/>
          <w:sz w:val="22"/>
          <w:szCs w:val="22"/>
        </w:rPr>
        <w:t xml:space="preserve">. </w:t>
      </w:r>
      <w:r w:rsidR="00AE769F" w:rsidRPr="00C120D5">
        <w:rPr>
          <w:rFonts w:asciiTheme="majorHAnsi" w:hAnsiTheme="majorHAnsi"/>
          <w:b/>
          <w:bCs/>
          <w:color w:val="auto"/>
          <w:sz w:val="22"/>
          <w:szCs w:val="22"/>
        </w:rPr>
        <w:t xml:space="preserve"> </w:t>
      </w:r>
      <w:r w:rsidR="008D361F" w:rsidRPr="00C120D5">
        <w:rPr>
          <w:rFonts w:asciiTheme="majorHAnsi" w:hAnsiTheme="majorHAnsi"/>
          <w:b/>
          <w:bCs/>
          <w:color w:val="auto"/>
          <w:sz w:val="22"/>
          <w:szCs w:val="22"/>
        </w:rPr>
        <w:t>Third</w:t>
      </w:r>
      <w:r w:rsidR="00BB6846" w:rsidRPr="00C120D5">
        <w:rPr>
          <w:rFonts w:asciiTheme="majorHAnsi" w:hAnsiTheme="majorHAnsi"/>
          <w:b/>
          <w:bCs/>
          <w:color w:val="auto"/>
          <w:sz w:val="22"/>
          <w:szCs w:val="22"/>
        </w:rPr>
        <w:t>-</w:t>
      </w:r>
      <w:r w:rsidR="008D361F" w:rsidRPr="00C120D5">
        <w:rPr>
          <w:rFonts w:asciiTheme="majorHAnsi" w:hAnsiTheme="majorHAnsi"/>
          <w:b/>
          <w:bCs/>
          <w:color w:val="auto"/>
          <w:sz w:val="22"/>
          <w:szCs w:val="22"/>
        </w:rPr>
        <w:t xml:space="preserve">Party </w:t>
      </w:r>
      <w:r w:rsidR="007C7319" w:rsidRPr="00C120D5">
        <w:rPr>
          <w:rFonts w:asciiTheme="majorHAnsi" w:hAnsiTheme="majorHAnsi"/>
          <w:b/>
          <w:bCs/>
          <w:color w:val="auto"/>
          <w:sz w:val="22"/>
          <w:szCs w:val="22"/>
        </w:rPr>
        <w:t>Applications</w:t>
      </w:r>
      <w:r w:rsidR="008D361F" w:rsidRPr="00C120D5">
        <w:rPr>
          <w:rFonts w:asciiTheme="majorHAnsi" w:hAnsiTheme="majorHAnsi"/>
          <w:b/>
          <w:bCs/>
          <w:color w:val="auto"/>
          <w:sz w:val="22"/>
          <w:szCs w:val="22"/>
        </w:rPr>
        <w:t xml:space="preserve">. </w:t>
      </w:r>
      <w:proofErr w:type="spellStart"/>
      <w:r w:rsidR="009049E5" w:rsidRPr="00C120D5">
        <w:rPr>
          <w:rFonts w:asciiTheme="majorHAnsi" w:hAnsiTheme="majorHAnsi"/>
          <w:color w:val="auto"/>
          <w:sz w:val="22"/>
          <w:szCs w:val="22"/>
        </w:rPr>
        <w:t>Solynx</w:t>
      </w:r>
      <w:proofErr w:type="spellEnd"/>
      <w:r w:rsidR="008D361F" w:rsidRPr="00C120D5">
        <w:rPr>
          <w:rFonts w:asciiTheme="majorHAnsi" w:hAnsiTheme="majorHAnsi"/>
          <w:color w:val="auto"/>
          <w:sz w:val="22"/>
          <w:szCs w:val="22"/>
        </w:rPr>
        <w:t xml:space="preserve"> may </w:t>
      </w:r>
      <w:r w:rsidR="0050115A" w:rsidRPr="00C120D5">
        <w:rPr>
          <w:rFonts w:asciiTheme="majorHAnsi" w:hAnsiTheme="majorHAnsi"/>
          <w:color w:val="auto"/>
          <w:sz w:val="22"/>
          <w:szCs w:val="22"/>
        </w:rPr>
        <w:t xml:space="preserve">recommend and/or </w:t>
      </w:r>
      <w:r w:rsidR="008D361F" w:rsidRPr="00C120D5">
        <w:rPr>
          <w:rFonts w:asciiTheme="majorHAnsi" w:hAnsiTheme="majorHAnsi"/>
          <w:color w:val="auto"/>
          <w:sz w:val="22"/>
          <w:szCs w:val="22"/>
        </w:rPr>
        <w:t xml:space="preserve">offer </w:t>
      </w:r>
      <w:proofErr w:type="gramStart"/>
      <w:r w:rsidR="00634121" w:rsidRPr="00C120D5">
        <w:rPr>
          <w:rFonts w:asciiTheme="majorHAnsi" w:hAnsiTheme="majorHAnsi"/>
          <w:color w:val="auto"/>
          <w:sz w:val="22"/>
          <w:szCs w:val="22"/>
        </w:rPr>
        <w:t xml:space="preserve">for sale </w:t>
      </w:r>
      <w:r w:rsidR="008D361F" w:rsidRPr="00C120D5">
        <w:rPr>
          <w:rFonts w:asciiTheme="majorHAnsi" w:hAnsiTheme="majorHAnsi"/>
          <w:color w:val="auto"/>
          <w:sz w:val="22"/>
          <w:szCs w:val="22"/>
        </w:rPr>
        <w:t>certain Third</w:t>
      </w:r>
      <w:r w:rsidR="00BB6846" w:rsidRPr="00C120D5">
        <w:rPr>
          <w:rFonts w:asciiTheme="majorHAnsi" w:hAnsiTheme="majorHAnsi"/>
          <w:color w:val="auto"/>
          <w:sz w:val="22"/>
          <w:szCs w:val="22"/>
        </w:rPr>
        <w:t>-</w:t>
      </w:r>
      <w:r w:rsidR="008D361F" w:rsidRPr="00C120D5">
        <w:rPr>
          <w:rFonts w:asciiTheme="majorHAnsi" w:hAnsiTheme="majorHAnsi"/>
          <w:color w:val="auto"/>
          <w:sz w:val="22"/>
          <w:szCs w:val="22"/>
        </w:rPr>
        <w:t>Party Applications</w:t>
      </w:r>
      <w:proofErr w:type="gramEnd"/>
      <w:r w:rsidR="00634121" w:rsidRPr="00C120D5">
        <w:rPr>
          <w:rFonts w:asciiTheme="majorHAnsi" w:hAnsiTheme="majorHAnsi"/>
          <w:color w:val="auto"/>
          <w:sz w:val="22"/>
          <w:szCs w:val="22"/>
        </w:rPr>
        <w:t xml:space="preserve">; </w:t>
      </w:r>
      <w:proofErr w:type="gramStart"/>
      <w:r w:rsidR="00634121" w:rsidRPr="00C120D5">
        <w:rPr>
          <w:rFonts w:asciiTheme="majorHAnsi" w:hAnsiTheme="majorHAnsi"/>
          <w:color w:val="auto"/>
          <w:sz w:val="22"/>
          <w:szCs w:val="22"/>
        </w:rPr>
        <w:t>provided that</w:t>
      </w:r>
      <w:proofErr w:type="gramEnd"/>
      <w:r w:rsidR="00634121" w:rsidRPr="00C120D5">
        <w:rPr>
          <w:rFonts w:asciiTheme="majorHAnsi" w:hAnsiTheme="majorHAnsi"/>
          <w:color w:val="auto"/>
          <w:sz w:val="22"/>
          <w:szCs w:val="22"/>
        </w:rPr>
        <w:t xml:space="preserve"> Customer will </w:t>
      </w:r>
      <w:r w:rsidR="008D361F" w:rsidRPr="00C120D5">
        <w:rPr>
          <w:rFonts w:asciiTheme="majorHAnsi" w:hAnsiTheme="majorHAnsi"/>
          <w:color w:val="auto"/>
          <w:sz w:val="22"/>
          <w:szCs w:val="22"/>
        </w:rPr>
        <w:t xml:space="preserve">purchase </w:t>
      </w:r>
      <w:r w:rsidR="00634121" w:rsidRPr="00C120D5">
        <w:rPr>
          <w:rFonts w:asciiTheme="majorHAnsi" w:hAnsiTheme="majorHAnsi"/>
          <w:color w:val="auto"/>
          <w:sz w:val="22"/>
          <w:szCs w:val="22"/>
        </w:rPr>
        <w:t xml:space="preserve">any </w:t>
      </w:r>
      <w:r w:rsidR="008D361F" w:rsidRPr="00C120D5">
        <w:rPr>
          <w:rFonts w:asciiTheme="majorHAnsi" w:hAnsiTheme="majorHAnsi"/>
          <w:color w:val="auto"/>
          <w:sz w:val="22"/>
          <w:szCs w:val="22"/>
        </w:rPr>
        <w:t>Third</w:t>
      </w:r>
      <w:r w:rsidR="00BB6846" w:rsidRPr="00C120D5">
        <w:rPr>
          <w:rFonts w:asciiTheme="majorHAnsi" w:hAnsiTheme="majorHAnsi"/>
          <w:color w:val="auto"/>
          <w:sz w:val="22"/>
          <w:szCs w:val="22"/>
        </w:rPr>
        <w:t>-</w:t>
      </w:r>
      <w:r w:rsidR="008D361F" w:rsidRPr="00C120D5">
        <w:rPr>
          <w:rFonts w:asciiTheme="majorHAnsi" w:hAnsiTheme="majorHAnsi"/>
          <w:color w:val="auto"/>
          <w:sz w:val="22"/>
          <w:szCs w:val="22"/>
        </w:rPr>
        <w:t xml:space="preserve">Party Application </w:t>
      </w:r>
      <w:r w:rsidR="00634121" w:rsidRPr="00C120D5">
        <w:rPr>
          <w:rFonts w:asciiTheme="majorHAnsi" w:hAnsiTheme="majorHAnsi"/>
          <w:color w:val="auto"/>
          <w:sz w:val="22"/>
          <w:szCs w:val="22"/>
        </w:rPr>
        <w:t xml:space="preserve">directly from the applicable Third-Party Application provider and </w:t>
      </w:r>
      <w:r w:rsidR="008E621B" w:rsidRPr="00C120D5">
        <w:rPr>
          <w:rFonts w:asciiTheme="majorHAnsi" w:hAnsiTheme="majorHAnsi"/>
          <w:color w:val="auto"/>
          <w:sz w:val="22"/>
          <w:szCs w:val="22"/>
        </w:rPr>
        <w:t>will</w:t>
      </w:r>
      <w:r w:rsidR="008D361F" w:rsidRPr="00C120D5">
        <w:rPr>
          <w:rFonts w:asciiTheme="majorHAnsi" w:hAnsiTheme="majorHAnsi"/>
          <w:color w:val="auto"/>
          <w:sz w:val="22"/>
          <w:szCs w:val="22"/>
        </w:rPr>
        <w:t xml:space="preserve"> be </w:t>
      </w:r>
      <w:r w:rsidR="00634121" w:rsidRPr="00C120D5">
        <w:rPr>
          <w:rFonts w:asciiTheme="majorHAnsi" w:hAnsiTheme="majorHAnsi"/>
          <w:color w:val="auto"/>
          <w:sz w:val="22"/>
          <w:szCs w:val="22"/>
        </w:rPr>
        <w:t xml:space="preserve">governed by such provider’s license and other </w:t>
      </w:r>
      <w:r w:rsidR="008D361F" w:rsidRPr="00C120D5">
        <w:rPr>
          <w:rFonts w:asciiTheme="majorHAnsi" w:hAnsiTheme="majorHAnsi"/>
          <w:color w:val="auto"/>
          <w:sz w:val="22"/>
          <w:szCs w:val="22"/>
        </w:rPr>
        <w:t xml:space="preserve">terms. </w:t>
      </w:r>
      <w:proofErr w:type="spellStart"/>
      <w:r w:rsidR="009049E5" w:rsidRPr="00C120D5">
        <w:rPr>
          <w:rFonts w:asciiTheme="majorHAnsi" w:hAnsiTheme="majorHAnsi"/>
          <w:color w:val="auto"/>
          <w:sz w:val="22"/>
        </w:rPr>
        <w:t>Solynx</w:t>
      </w:r>
      <w:proofErr w:type="spellEnd"/>
      <w:r w:rsidR="008D361F" w:rsidRPr="00C120D5">
        <w:rPr>
          <w:rFonts w:asciiTheme="majorHAnsi" w:hAnsiTheme="majorHAnsi"/>
          <w:color w:val="auto"/>
          <w:sz w:val="22"/>
        </w:rPr>
        <w:t xml:space="preserve"> does not warrant any Third</w:t>
      </w:r>
      <w:r w:rsidR="00BB6846" w:rsidRPr="00C120D5">
        <w:rPr>
          <w:rFonts w:asciiTheme="majorHAnsi" w:hAnsiTheme="majorHAnsi"/>
          <w:color w:val="auto"/>
          <w:sz w:val="22"/>
        </w:rPr>
        <w:t>-</w:t>
      </w:r>
      <w:r w:rsidR="008D361F" w:rsidRPr="00C120D5">
        <w:rPr>
          <w:rFonts w:asciiTheme="majorHAnsi" w:hAnsiTheme="majorHAnsi"/>
          <w:color w:val="auto"/>
          <w:sz w:val="22"/>
        </w:rPr>
        <w:t xml:space="preserve">Party Applications or services except as </w:t>
      </w:r>
      <w:r w:rsidR="00C120D5" w:rsidRPr="00C120D5">
        <w:rPr>
          <w:rFonts w:asciiTheme="majorHAnsi" w:hAnsiTheme="majorHAnsi"/>
          <w:color w:val="auto"/>
          <w:sz w:val="22"/>
        </w:rPr>
        <w:t xml:space="preserve">expressly provided </w:t>
      </w:r>
      <w:r w:rsidR="008D361F" w:rsidRPr="00C120D5">
        <w:rPr>
          <w:rFonts w:asciiTheme="majorHAnsi" w:hAnsiTheme="majorHAnsi"/>
          <w:color w:val="auto"/>
          <w:sz w:val="22"/>
        </w:rPr>
        <w:t xml:space="preserve">in </w:t>
      </w:r>
      <w:r w:rsidR="000F0EA3" w:rsidRPr="00C120D5">
        <w:rPr>
          <w:rFonts w:asciiTheme="majorHAnsi" w:hAnsiTheme="majorHAnsi"/>
          <w:color w:val="auto"/>
          <w:sz w:val="22"/>
        </w:rPr>
        <w:t>an</w:t>
      </w:r>
      <w:r w:rsidR="008D361F" w:rsidRPr="00C120D5">
        <w:rPr>
          <w:rFonts w:asciiTheme="majorHAnsi" w:hAnsiTheme="majorHAnsi"/>
          <w:color w:val="auto"/>
          <w:sz w:val="22"/>
        </w:rPr>
        <w:t xml:space="preserve"> </w:t>
      </w:r>
      <w:r w:rsidR="004A275B" w:rsidRPr="00C120D5">
        <w:rPr>
          <w:rFonts w:asciiTheme="majorHAnsi" w:hAnsiTheme="majorHAnsi"/>
          <w:color w:val="auto"/>
          <w:sz w:val="22"/>
        </w:rPr>
        <w:t>Order Form</w:t>
      </w:r>
      <w:r w:rsidR="00BB6846" w:rsidRPr="00C120D5">
        <w:rPr>
          <w:rFonts w:asciiTheme="majorHAnsi" w:hAnsiTheme="majorHAnsi"/>
          <w:color w:val="auto"/>
          <w:sz w:val="22"/>
        </w:rPr>
        <w:t>.</w:t>
      </w:r>
      <w:r w:rsidR="008D361F" w:rsidRPr="00C120D5">
        <w:rPr>
          <w:rFonts w:asciiTheme="majorHAnsi" w:hAnsiTheme="majorHAnsi"/>
          <w:color w:val="auto"/>
          <w:sz w:val="22"/>
          <w:szCs w:val="22"/>
        </w:rPr>
        <w:t xml:space="preserve"> </w:t>
      </w:r>
    </w:p>
    <w:p w14:paraId="6FD4A885" w14:textId="06AACC4E" w:rsidR="00D606FC" w:rsidRPr="00C120D5" w:rsidRDefault="00D606FC" w:rsidP="00C120D5">
      <w:pPr>
        <w:pStyle w:val="pf0"/>
        <w:spacing w:before="0" w:beforeAutospacing="0" w:after="120" w:afterAutospacing="0"/>
        <w:rPr>
          <w:rFonts w:asciiTheme="majorHAnsi" w:hAnsiTheme="majorHAnsi"/>
          <w:sz w:val="22"/>
        </w:rPr>
      </w:pPr>
      <w:r w:rsidRPr="00C120D5">
        <w:rPr>
          <w:rFonts w:asciiTheme="majorHAnsi" w:hAnsiTheme="majorHAnsi"/>
          <w:b/>
          <w:sz w:val="22"/>
          <w:szCs w:val="22"/>
        </w:rPr>
        <w:t>7.</w:t>
      </w:r>
      <w:r w:rsidR="002D0732" w:rsidRPr="00C120D5">
        <w:rPr>
          <w:rFonts w:asciiTheme="majorHAnsi" w:hAnsiTheme="majorHAnsi"/>
          <w:b/>
          <w:sz w:val="22"/>
          <w:szCs w:val="22"/>
        </w:rPr>
        <w:t>5</w:t>
      </w:r>
      <w:r w:rsidRPr="00C120D5">
        <w:rPr>
          <w:rFonts w:asciiTheme="majorHAnsi" w:hAnsiTheme="majorHAnsi"/>
          <w:b/>
          <w:sz w:val="22"/>
          <w:szCs w:val="22"/>
        </w:rPr>
        <w:t xml:space="preserve">.  Customer Marks. </w:t>
      </w:r>
      <w:r w:rsidR="00634121" w:rsidRPr="00C120D5">
        <w:rPr>
          <w:rStyle w:val="cf01"/>
          <w:rFonts w:ascii="Calibri" w:hAnsi="Calibri" w:cs="Calibri"/>
          <w:sz w:val="22"/>
          <w:szCs w:val="22"/>
        </w:rPr>
        <w:t>At Customer’s option as specified on its initial Order Form, Customer’s Service will be white-labeled and branded with Customer Marks.</w:t>
      </w:r>
      <w:r w:rsidR="00634121" w:rsidRPr="00C120D5">
        <w:rPr>
          <w:rStyle w:val="cf01"/>
          <w:rFonts w:ascii="Calibri" w:hAnsi="Calibri"/>
          <w:sz w:val="22"/>
        </w:rPr>
        <w:t xml:space="preserve"> </w:t>
      </w:r>
      <w:r w:rsidRPr="00C120D5">
        <w:rPr>
          <w:rFonts w:asciiTheme="majorHAnsi" w:hAnsiTheme="majorHAnsi"/>
          <w:sz w:val="22"/>
        </w:rPr>
        <w:t xml:space="preserve">Customer hereby grants </w:t>
      </w:r>
      <w:proofErr w:type="spellStart"/>
      <w:r w:rsidR="009049E5" w:rsidRPr="00C120D5">
        <w:rPr>
          <w:rFonts w:asciiTheme="majorHAnsi" w:hAnsiTheme="majorHAnsi"/>
          <w:sz w:val="22"/>
        </w:rPr>
        <w:t>Solynx</w:t>
      </w:r>
      <w:proofErr w:type="spellEnd"/>
      <w:r w:rsidRPr="00C120D5">
        <w:rPr>
          <w:rFonts w:asciiTheme="majorHAnsi" w:hAnsiTheme="majorHAnsi"/>
          <w:sz w:val="22"/>
        </w:rPr>
        <w:t xml:space="preserve"> a nonexclusive license to use, reproduce and display Customer’s trademarks, service marks</w:t>
      </w:r>
      <w:r w:rsidR="00B238CC" w:rsidRPr="00C120D5">
        <w:rPr>
          <w:rFonts w:asciiTheme="majorHAnsi" w:hAnsiTheme="majorHAnsi"/>
          <w:sz w:val="22"/>
        </w:rPr>
        <w:t xml:space="preserve"> and</w:t>
      </w:r>
      <w:r w:rsidRPr="00C120D5">
        <w:rPr>
          <w:rFonts w:asciiTheme="majorHAnsi" w:hAnsiTheme="majorHAnsi"/>
          <w:sz w:val="22"/>
        </w:rPr>
        <w:t xml:space="preserve"> logos (collectively, the "Customer Marks") </w:t>
      </w:r>
      <w:r w:rsidR="003963B3" w:rsidRPr="00C120D5">
        <w:rPr>
          <w:rFonts w:asciiTheme="majorHAnsi" w:hAnsiTheme="majorHAnsi"/>
          <w:sz w:val="22"/>
        </w:rPr>
        <w:t xml:space="preserve">in the format provided by Customer </w:t>
      </w:r>
      <w:r w:rsidRPr="00C120D5">
        <w:rPr>
          <w:rFonts w:asciiTheme="majorHAnsi" w:hAnsiTheme="majorHAnsi"/>
          <w:sz w:val="22"/>
        </w:rPr>
        <w:t xml:space="preserve">solely on the Service and </w:t>
      </w:r>
      <w:r w:rsidR="00B238CC" w:rsidRPr="00C120D5">
        <w:rPr>
          <w:rFonts w:asciiTheme="majorHAnsi" w:hAnsiTheme="majorHAnsi"/>
          <w:sz w:val="22"/>
        </w:rPr>
        <w:t>for</w:t>
      </w:r>
      <w:r w:rsidRPr="00C120D5">
        <w:rPr>
          <w:rFonts w:asciiTheme="majorHAnsi" w:hAnsiTheme="majorHAnsi"/>
          <w:sz w:val="22"/>
        </w:rPr>
        <w:t xml:space="preserve"> the performance of </w:t>
      </w:r>
      <w:proofErr w:type="spellStart"/>
      <w:r w:rsidR="009049E5" w:rsidRPr="00C120D5">
        <w:rPr>
          <w:rFonts w:asciiTheme="majorHAnsi" w:hAnsiTheme="majorHAnsi"/>
          <w:sz w:val="22"/>
        </w:rPr>
        <w:t>Solynx</w:t>
      </w:r>
      <w:r w:rsidRPr="00C120D5">
        <w:rPr>
          <w:rFonts w:asciiTheme="majorHAnsi" w:hAnsiTheme="majorHAnsi"/>
          <w:sz w:val="22"/>
        </w:rPr>
        <w:t>’s</w:t>
      </w:r>
      <w:proofErr w:type="spellEnd"/>
      <w:r w:rsidRPr="00C120D5">
        <w:rPr>
          <w:rFonts w:asciiTheme="majorHAnsi" w:hAnsiTheme="majorHAnsi"/>
          <w:sz w:val="22"/>
        </w:rPr>
        <w:t xml:space="preserve"> obligations hereunder.</w:t>
      </w:r>
      <w:r w:rsidR="003963B3" w:rsidRPr="00C120D5">
        <w:rPr>
          <w:rFonts w:asciiTheme="majorHAnsi" w:hAnsiTheme="majorHAnsi"/>
          <w:sz w:val="22"/>
        </w:rPr>
        <w:t xml:space="preserve"> </w:t>
      </w:r>
      <w:proofErr w:type="spellStart"/>
      <w:r w:rsidR="009049E5" w:rsidRPr="00C120D5">
        <w:rPr>
          <w:rFonts w:asciiTheme="majorHAnsi" w:hAnsiTheme="majorHAnsi"/>
          <w:sz w:val="22"/>
        </w:rPr>
        <w:t>Solynx</w:t>
      </w:r>
      <w:proofErr w:type="spellEnd"/>
      <w:r w:rsidR="003963B3" w:rsidRPr="00C120D5">
        <w:rPr>
          <w:rFonts w:asciiTheme="majorHAnsi" w:hAnsiTheme="majorHAnsi"/>
          <w:sz w:val="22"/>
        </w:rPr>
        <w:t xml:space="preserve"> will not have any right, title or interest in the Customer Marks, which will remain Customer’s sole and exclusive property, and </w:t>
      </w:r>
      <w:proofErr w:type="spellStart"/>
      <w:r w:rsidR="009049E5" w:rsidRPr="00C120D5">
        <w:rPr>
          <w:rFonts w:asciiTheme="majorHAnsi" w:hAnsiTheme="majorHAnsi"/>
          <w:sz w:val="22"/>
        </w:rPr>
        <w:t>Solynx</w:t>
      </w:r>
      <w:proofErr w:type="spellEnd"/>
      <w:r w:rsidR="003963B3" w:rsidRPr="00C120D5">
        <w:rPr>
          <w:rFonts w:asciiTheme="majorHAnsi" w:hAnsiTheme="majorHAnsi"/>
          <w:sz w:val="22"/>
        </w:rPr>
        <w:t xml:space="preserve"> will not take any action that would in any way infringe or interfere with Customer’s rights in and </w:t>
      </w:r>
      <w:proofErr w:type="gramStart"/>
      <w:r w:rsidR="003963B3" w:rsidRPr="00C120D5">
        <w:rPr>
          <w:rFonts w:asciiTheme="majorHAnsi" w:hAnsiTheme="majorHAnsi"/>
          <w:sz w:val="22"/>
        </w:rPr>
        <w:t>to</w:t>
      </w:r>
      <w:proofErr w:type="gramEnd"/>
      <w:r w:rsidR="003963B3" w:rsidRPr="00C120D5">
        <w:rPr>
          <w:rFonts w:asciiTheme="majorHAnsi" w:hAnsiTheme="majorHAnsi"/>
          <w:sz w:val="22"/>
        </w:rPr>
        <w:t xml:space="preserve"> </w:t>
      </w:r>
      <w:proofErr w:type="gramStart"/>
      <w:r w:rsidR="003963B3" w:rsidRPr="00C120D5">
        <w:rPr>
          <w:rFonts w:asciiTheme="majorHAnsi" w:hAnsiTheme="majorHAnsi"/>
          <w:sz w:val="22"/>
        </w:rPr>
        <w:t>the Customer</w:t>
      </w:r>
      <w:proofErr w:type="gramEnd"/>
      <w:r w:rsidR="003963B3" w:rsidRPr="00C120D5">
        <w:rPr>
          <w:rFonts w:asciiTheme="majorHAnsi" w:hAnsiTheme="majorHAnsi"/>
          <w:sz w:val="22"/>
        </w:rPr>
        <w:t xml:space="preserve"> Marks.</w:t>
      </w:r>
      <w:r w:rsidR="00C120D5" w:rsidRPr="00C120D5">
        <w:rPr>
          <w:sz w:val="20"/>
        </w:rPr>
        <w:t xml:space="preserve">  </w:t>
      </w:r>
    </w:p>
    <w:p w14:paraId="4C51F505" w14:textId="77777777" w:rsidR="008D361F" w:rsidRPr="00C120D5" w:rsidRDefault="00B6437E" w:rsidP="00FA0DC6">
      <w:pPr>
        <w:pStyle w:val="Default"/>
        <w:spacing w:after="120"/>
        <w:rPr>
          <w:rFonts w:asciiTheme="majorHAnsi" w:hAnsiTheme="majorHAnsi"/>
          <w:sz w:val="22"/>
          <w:szCs w:val="22"/>
        </w:rPr>
      </w:pPr>
      <w:r w:rsidRPr="00C120D5">
        <w:rPr>
          <w:rFonts w:asciiTheme="majorHAnsi" w:hAnsiTheme="majorHAnsi"/>
          <w:b/>
          <w:bCs/>
          <w:sz w:val="22"/>
          <w:szCs w:val="22"/>
        </w:rPr>
        <w:t>8</w:t>
      </w:r>
      <w:r w:rsidR="008D361F" w:rsidRPr="00C120D5">
        <w:rPr>
          <w:rFonts w:asciiTheme="majorHAnsi" w:hAnsiTheme="majorHAnsi"/>
          <w:b/>
          <w:bCs/>
          <w:sz w:val="22"/>
          <w:szCs w:val="22"/>
        </w:rPr>
        <w:t xml:space="preserve">. Suspension/Termination. </w:t>
      </w:r>
    </w:p>
    <w:p w14:paraId="483C3592" w14:textId="195C2CA7" w:rsidR="004C4C4D" w:rsidRPr="004C4C4D" w:rsidRDefault="00B6437E" w:rsidP="00C120D5">
      <w:pPr>
        <w:pStyle w:val="pf0"/>
        <w:spacing w:before="0" w:beforeAutospacing="0" w:after="120" w:afterAutospacing="0"/>
        <w:rPr>
          <w:rFonts w:asciiTheme="majorHAnsi" w:hAnsiTheme="majorHAnsi" w:cstheme="majorHAnsi"/>
          <w:sz w:val="22"/>
          <w:szCs w:val="22"/>
        </w:rPr>
      </w:pPr>
      <w:r w:rsidRPr="00C120D5">
        <w:rPr>
          <w:rFonts w:asciiTheme="majorHAnsi" w:hAnsiTheme="majorHAnsi"/>
          <w:b/>
          <w:bCs/>
          <w:sz w:val="22"/>
          <w:szCs w:val="22"/>
        </w:rPr>
        <w:t>8</w:t>
      </w:r>
      <w:r w:rsidR="008D361F" w:rsidRPr="00C120D5">
        <w:rPr>
          <w:rFonts w:asciiTheme="majorHAnsi" w:hAnsiTheme="majorHAnsi"/>
          <w:b/>
          <w:bCs/>
          <w:sz w:val="22"/>
          <w:szCs w:val="22"/>
        </w:rPr>
        <w:t xml:space="preserve">.1. </w:t>
      </w:r>
      <w:r w:rsidRPr="00C120D5">
        <w:rPr>
          <w:rFonts w:asciiTheme="majorHAnsi" w:hAnsiTheme="majorHAnsi"/>
          <w:b/>
          <w:bCs/>
          <w:sz w:val="22"/>
          <w:szCs w:val="22"/>
        </w:rPr>
        <w:t xml:space="preserve"> </w:t>
      </w:r>
      <w:r w:rsidR="008D361F" w:rsidRPr="00C120D5">
        <w:rPr>
          <w:rFonts w:asciiTheme="majorHAnsi" w:hAnsiTheme="majorHAnsi"/>
          <w:b/>
          <w:bCs/>
          <w:sz w:val="22"/>
          <w:szCs w:val="22"/>
        </w:rPr>
        <w:t xml:space="preserve">Suspension </w:t>
      </w:r>
      <w:r w:rsidR="0050115A" w:rsidRPr="00C120D5">
        <w:rPr>
          <w:rFonts w:asciiTheme="majorHAnsi" w:hAnsiTheme="majorHAnsi"/>
          <w:b/>
          <w:bCs/>
          <w:sz w:val="22"/>
          <w:szCs w:val="22"/>
        </w:rPr>
        <w:t>of</w:t>
      </w:r>
      <w:r w:rsidR="008D361F" w:rsidRPr="00C120D5">
        <w:rPr>
          <w:rFonts w:asciiTheme="majorHAnsi" w:hAnsiTheme="majorHAnsi"/>
          <w:b/>
          <w:bCs/>
          <w:sz w:val="22"/>
          <w:szCs w:val="22"/>
        </w:rPr>
        <w:t xml:space="preserve"> Delinquent Account. </w:t>
      </w:r>
      <w:proofErr w:type="spellStart"/>
      <w:r w:rsidR="009049E5" w:rsidRPr="00C120D5">
        <w:rPr>
          <w:rFonts w:asciiTheme="majorHAnsi" w:hAnsiTheme="majorHAnsi"/>
          <w:sz w:val="22"/>
          <w:szCs w:val="22"/>
        </w:rPr>
        <w:t>Solynx</w:t>
      </w:r>
      <w:proofErr w:type="spellEnd"/>
      <w:r w:rsidR="008D361F" w:rsidRPr="00C120D5">
        <w:rPr>
          <w:rFonts w:asciiTheme="majorHAnsi" w:hAnsiTheme="majorHAnsi"/>
          <w:sz w:val="22"/>
          <w:szCs w:val="22"/>
        </w:rPr>
        <w:t xml:space="preserve"> </w:t>
      </w:r>
      <w:r w:rsidR="000F0EA3" w:rsidRPr="00C120D5">
        <w:rPr>
          <w:rFonts w:asciiTheme="majorHAnsi" w:hAnsiTheme="majorHAnsi"/>
          <w:sz w:val="22"/>
          <w:szCs w:val="22"/>
        </w:rPr>
        <w:t>may</w:t>
      </w:r>
      <w:r w:rsidR="008D361F" w:rsidRPr="00C120D5">
        <w:rPr>
          <w:rFonts w:asciiTheme="majorHAnsi" w:hAnsiTheme="majorHAnsi"/>
          <w:sz w:val="22"/>
          <w:szCs w:val="22"/>
        </w:rPr>
        <w:t xml:space="preserve"> suspend Customer’s </w:t>
      </w:r>
      <w:r w:rsidR="007C7319" w:rsidRPr="00C120D5">
        <w:rPr>
          <w:rFonts w:asciiTheme="majorHAnsi" w:hAnsiTheme="majorHAnsi"/>
          <w:sz w:val="22"/>
          <w:szCs w:val="22"/>
        </w:rPr>
        <w:t xml:space="preserve">access </w:t>
      </w:r>
      <w:r w:rsidR="008D361F" w:rsidRPr="00C120D5">
        <w:rPr>
          <w:rFonts w:asciiTheme="majorHAnsi" w:hAnsiTheme="majorHAnsi"/>
          <w:sz w:val="22"/>
          <w:szCs w:val="22"/>
        </w:rPr>
        <w:t xml:space="preserve">to and/or use of the Service for </w:t>
      </w:r>
      <w:r w:rsidR="00363EC0" w:rsidRPr="00C120D5">
        <w:rPr>
          <w:rFonts w:asciiTheme="majorHAnsi" w:hAnsiTheme="majorHAnsi"/>
          <w:sz w:val="22"/>
          <w:szCs w:val="22"/>
        </w:rPr>
        <w:t xml:space="preserve">nonpayment of </w:t>
      </w:r>
      <w:r w:rsidR="008D361F" w:rsidRPr="00C120D5">
        <w:rPr>
          <w:rFonts w:asciiTheme="majorHAnsi" w:hAnsiTheme="majorHAnsi"/>
          <w:sz w:val="22"/>
          <w:szCs w:val="22"/>
        </w:rPr>
        <w:t xml:space="preserve">any </w:t>
      </w:r>
      <w:r w:rsidR="00363EC0" w:rsidRPr="00C120D5">
        <w:rPr>
          <w:rFonts w:asciiTheme="majorHAnsi" w:hAnsiTheme="majorHAnsi"/>
          <w:sz w:val="22"/>
          <w:szCs w:val="22"/>
        </w:rPr>
        <w:t>Fee</w:t>
      </w:r>
      <w:r w:rsidR="007C7319" w:rsidRPr="00C120D5">
        <w:rPr>
          <w:rFonts w:asciiTheme="majorHAnsi" w:hAnsiTheme="majorHAnsi"/>
          <w:sz w:val="22"/>
          <w:szCs w:val="22"/>
        </w:rPr>
        <w:t>s</w:t>
      </w:r>
      <w:r w:rsidR="004C4C4D" w:rsidRPr="00C120D5">
        <w:rPr>
          <w:rFonts w:asciiTheme="majorHAnsi" w:hAnsiTheme="majorHAnsi" w:cstheme="majorHAnsi"/>
          <w:sz w:val="22"/>
          <w:szCs w:val="22"/>
        </w:rPr>
        <w:t xml:space="preserve">; </w:t>
      </w:r>
      <w:r w:rsidR="004C4C4D" w:rsidRPr="00C120D5">
        <w:rPr>
          <w:rStyle w:val="cf01"/>
          <w:rFonts w:asciiTheme="majorHAnsi" w:hAnsiTheme="majorHAnsi" w:cstheme="majorHAnsi"/>
          <w:sz w:val="22"/>
          <w:szCs w:val="22"/>
        </w:rPr>
        <w:t xml:space="preserve">provided that </w:t>
      </w:r>
      <w:proofErr w:type="spellStart"/>
      <w:r w:rsidR="004C4C4D" w:rsidRPr="00C120D5">
        <w:rPr>
          <w:rStyle w:val="cf01"/>
          <w:rFonts w:asciiTheme="majorHAnsi" w:hAnsiTheme="majorHAnsi" w:cstheme="majorHAnsi"/>
          <w:sz w:val="22"/>
          <w:szCs w:val="22"/>
        </w:rPr>
        <w:t>Solynx</w:t>
      </w:r>
      <w:proofErr w:type="spellEnd"/>
      <w:r w:rsidR="004C4C4D" w:rsidRPr="00C120D5">
        <w:rPr>
          <w:rStyle w:val="cf01"/>
          <w:rFonts w:asciiTheme="majorHAnsi" w:hAnsiTheme="majorHAnsi" w:cstheme="majorHAnsi"/>
          <w:sz w:val="22"/>
          <w:szCs w:val="22"/>
        </w:rPr>
        <w:t xml:space="preserve"> will provide Customer with written notice of any such nonpayment and at least 5 business days to cure prior to any suspension.</w:t>
      </w:r>
      <w:r w:rsidR="004C4C4D" w:rsidRPr="00C120D5">
        <w:rPr>
          <w:rStyle w:val="cf01"/>
          <w:rFonts w:asciiTheme="majorHAnsi" w:hAnsiTheme="majorHAnsi"/>
          <w:sz w:val="22"/>
        </w:rPr>
        <w:t xml:space="preserve"> </w:t>
      </w:r>
      <w:proofErr w:type="spellStart"/>
      <w:r w:rsidR="004C4C4D" w:rsidRPr="00C120D5">
        <w:rPr>
          <w:rStyle w:val="cf01"/>
          <w:rFonts w:asciiTheme="majorHAnsi" w:hAnsiTheme="majorHAnsi"/>
          <w:sz w:val="22"/>
        </w:rPr>
        <w:t>Solynx</w:t>
      </w:r>
      <w:proofErr w:type="spellEnd"/>
      <w:r w:rsidR="004C4C4D" w:rsidRPr="00C120D5">
        <w:rPr>
          <w:rStyle w:val="cf01"/>
          <w:rFonts w:asciiTheme="majorHAnsi" w:hAnsiTheme="majorHAnsi"/>
          <w:sz w:val="22"/>
        </w:rPr>
        <w:t xml:space="preserve"> will not be liable to Customer or to any third party for any suspension of the Service pursuant to this Section 8.1.</w:t>
      </w:r>
      <w:r w:rsidR="004C4C4D" w:rsidRPr="004C4C4D">
        <w:rPr>
          <w:rStyle w:val="cf01"/>
          <w:rFonts w:asciiTheme="majorHAnsi" w:hAnsiTheme="majorHAnsi" w:cstheme="majorHAnsi"/>
          <w:sz w:val="22"/>
          <w:szCs w:val="22"/>
        </w:rPr>
        <w:t xml:space="preserve"> </w:t>
      </w:r>
    </w:p>
    <w:p w14:paraId="2DECE65C" w14:textId="71763507" w:rsidR="00B6437E" w:rsidRPr="00EE7CAE" w:rsidRDefault="00B6437E" w:rsidP="00FA0DC6">
      <w:pPr>
        <w:pStyle w:val="Default"/>
        <w:spacing w:after="120"/>
        <w:rPr>
          <w:rFonts w:asciiTheme="majorHAnsi" w:hAnsiTheme="majorHAnsi"/>
          <w:sz w:val="22"/>
          <w:szCs w:val="22"/>
        </w:rPr>
      </w:pPr>
      <w:r w:rsidRPr="00EE7CAE">
        <w:rPr>
          <w:rFonts w:asciiTheme="majorHAnsi" w:hAnsiTheme="majorHAnsi"/>
          <w:b/>
          <w:bCs/>
          <w:sz w:val="22"/>
          <w:szCs w:val="22"/>
        </w:rPr>
        <w:t>8</w:t>
      </w:r>
      <w:r w:rsidR="008D361F" w:rsidRPr="00EE7CAE">
        <w:rPr>
          <w:rFonts w:asciiTheme="majorHAnsi" w:hAnsiTheme="majorHAnsi"/>
          <w:b/>
          <w:bCs/>
          <w:sz w:val="22"/>
          <w:szCs w:val="22"/>
        </w:rPr>
        <w:t xml:space="preserve">.2. </w:t>
      </w:r>
      <w:r w:rsidRPr="00EE7CAE">
        <w:rPr>
          <w:rFonts w:asciiTheme="majorHAnsi" w:hAnsiTheme="majorHAnsi"/>
          <w:b/>
          <w:bCs/>
          <w:sz w:val="22"/>
          <w:szCs w:val="22"/>
        </w:rPr>
        <w:t xml:space="preserve"> </w:t>
      </w:r>
      <w:r w:rsidR="008D361F" w:rsidRPr="00EE7CAE">
        <w:rPr>
          <w:rFonts w:asciiTheme="majorHAnsi" w:hAnsiTheme="majorHAnsi"/>
          <w:b/>
          <w:bCs/>
          <w:sz w:val="22"/>
          <w:szCs w:val="22"/>
        </w:rPr>
        <w:t xml:space="preserve">Suspension for Ongoing Harm. </w:t>
      </w:r>
      <w:proofErr w:type="spellStart"/>
      <w:r w:rsidR="009049E5">
        <w:rPr>
          <w:rFonts w:asciiTheme="majorHAnsi" w:hAnsiTheme="majorHAnsi"/>
          <w:sz w:val="22"/>
          <w:szCs w:val="22"/>
        </w:rPr>
        <w:t>Solynx</w:t>
      </w:r>
      <w:proofErr w:type="spellEnd"/>
      <w:r w:rsidR="008D361F" w:rsidRPr="00EE7CAE">
        <w:rPr>
          <w:rFonts w:asciiTheme="majorHAnsi" w:hAnsiTheme="majorHAnsi"/>
          <w:sz w:val="22"/>
          <w:szCs w:val="22"/>
        </w:rPr>
        <w:t xml:space="preserve"> </w:t>
      </w:r>
      <w:r w:rsidRPr="00EE7CAE">
        <w:rPr>
          <w:rFonts w:asciiTheme="majorHAnsi" w:hAnsiTheme="majorHAnsi"/>
          <w:sz w:val="22"/>
          <w:szCs w:val="22"/>
        </w:rPr>
        <w:t xml:space="preserve">may </w:t>
      </w:r>
      <w:r w:rsidR="008D361F" w:rsidRPr="00EE7CAE">
        <w:rPr>
          <w:rFonts w:asciiTheme="majorHAnsi" w:hAnsiTheme="majorHAnsi"/>
          <w:sz w:val="22"/>
          <w:szCs w:val="22"/>
        </w:rPr>
        <w:t xml:space="preserve">suspend </w:t>
      </w:r>
      <w:r w:rsidR="007C7319" w:rsidRPr="00EE7CAE">
        <w:rPr>
          <w:rFonts w:asciiTheme="majorHAnsi" w:hAnsiTheme="majorHAnsi"/>
          <w:sz w:val="22"/>
          <w:szCs w:val="22"/>
        </w:rPr>
        <w:t xml:space="preserve">Customer’s </w:t>
      </w:r>
      <w:r w:rsidR="007C7319">
        <w:rPr>
          <w:rFonts w:asciiTheme="majorHAnsi" w:hAnsiTheme="majorHAnsi"/>
          <w:sz w:val="22"/>
          <w:szCs w:val="22"/>
        </w:rPr>
        <w:t xml:space="preserve">access </w:t>
      </w:r>
      <w:r w:rsidR="007C7319" w:rsidRPr="00EE7CAE">
        <w:rPr>
          <w:rFonts w:asciiTheme="majorHAnsi" w:hAnsiTheme="majorHAnsi"/>
          <w:sz w:val="22"/>
          <w:szCs w:val="22"/>
        </w:rPr>
        <w:t xml:space="preserve">to and/or use of the Service </w:t>
      </w:r>
      <w:r w:rsidR="008D361F" w:rsidRPr="00EE7CAE">
        <w:rPr>
          <w:rFonts w:asciiTheme="majorHAnsi" w:hAnsiTheme="majorHAnsi"/>
          <w:sz w:val="22"/>
          <w:szCs w:val="22"/>
        </w:rPr>
        <w:t xml:space="preserve">if </w:t>
      </w:r>
      <w:proofErr w:type="spellStart"/>
      <w:r w:rsidR="009049E5">
        <w:rPr>
          <w:rFonts w:asciiTheme="majorHAnsi" w:hAnsiTheme="majorHAnsi"/>
          <w:sz w:val="22"/>
          <w:szCs w:val="22"/>
        </w:rPr>
        <w:t>Solynx</w:t>
      </w:r>
      <w:proofErr w:type="spellEnd"/>
      <w:r w:rsidR="008D361F" w:rsidRPr="00EE7CAE">
        <w:rPr>
          <w:rFonts w:asciiTheme="majorHAnsi" w:hAnsiTheme="majorHAnsi"/>
          <w:sz w:val="22"/>
          <w:szCs w:val="22"/>
        </w:rPr>
        <w:t xml:space="preserve"> reasonably concludes that Customer’s Service is causing immediate, material and ongoing harm to </w:t>
      </w:r>
      <w:proofErr w:type="spellStart"/>
      <w:r w:rsidR="009049E5">
        <w:rPr>
          <w:rFonts w:asciiTheme="majorHAnsi" w:hAnsiTheme="majorHAnsi"/>
          <w:sz w:val="22"/>
          <w:szCs w:val="22"/>
        </w:rPr>
        <w:t>Solynx</w:t>
      </w:r>
      <w:proofErr w:type="spellEnd"/>
      <w:r w:rsidR="008D361F" w:rsidRPr="00EE7CAE">
        <w:rPr>
          <w:rFonts w:asciiTheme="majorHAnsi" w:hAnsiTheme="majorHAnsi"/>
          <w:sz w:val="22"/>
          <w:szCs w:val="22"/>
        </w:rPr>
        <w:t xml:space="preserve"> or others</w:t>
      </w:r>
      <w:r w:rsidR="007C7319">
        <w:rPr>
          <w:rFonts w:asciiTheme="majorHAnsi" w:hAnsiTheme="majorHAnsi"/>
          <w:sz w:val="22"/>
          <w:szCs w:val="22"/>
        </w:rPr>
        <w:t>, and</w:t>
      </w:r>
      <w:r w:rsidR="008D361F" w:rsidRPr="00EE7CAE">
        <w:rPr>
          <w:rFonts w:asciiTheme="majorHAnsi" w:hAnsiTheme="majorHAnsi"/>
          <w:sz w:val="22"/>
          <w:szCs w:val="22"/>
        </w:rPr>
        <w:t xml:space="preserve"> </w:t>
      </w:r>
      <w:proofErr w:type="spellStart"/>
      <w:r w:rsidR="009049E5">
        <w:rPr>
          <w:rFonts w:asciiTheme="majorHAnsi" w:hAnsiTheme="majorHAnsi"/>
          <w:sz w:val="22"/>
          <w:szCs w:val="22"/>
        </w:rPr>
        <w:t>Solynx</w:t>
      </w:r>
      <w:proofErr w:type="spellEnd"/>
      <w:r w:rsidR="008D361F" w:rsidRPr="00EE7CAE">
        <w:rPr>
          <w:rFonts w:asciiTheme="majorHAnsi" w:hAnsiTheme="majorHAnsi"/>
          <w:sz w:val="22"/>
          <w:szCs w:val="22"/>
        </w:rPr>
        <w:t xml:space="preserve"> </w:t>
      </w:r>
      <w:r w:rsidR="008E621B" w:rsidRPr="00EE7CAE">
        <w:rPr>
          <w:rFonts w:asciiTheme="majorHAnsi" w:hAnsiTheme="majorHAnsi"/>
          <w:sz w:val="22"/>
          <w:szCs w:val="22"/>
        </w:rPr>
        <w:t>will</w:t>
      </w:r>
      <w:r w:rsidR="008D361F" w:rsidRPr="00EE7CAE">
        <w:rPr>
          <w:rFonts w:asciiTheme="majorHAnsi" w:hAnsiTheme="majorHAnsi"/>
          <w:sz w:val="22"/>
          <w:szCs w:val="22"/>
        </w:rPr>
        <w:t xml:space="preserve"> not be liable to Customer or any third party for any suspension of the Service </w:t>
      </w:r>
      <w:r w:rsidR="000F0EA3">
        <w:rPr>
          <w:rFonts w:asciiTheme="majorHAnsi" w:hAnsiTheme="majorHAnsi"/>
          <w:sz w:val="22"/>
          <w:szCs w:val="22"/>
        </w:rPr>
        <w:t xml:space="preserve">pursuant to </w:t>
      </w:r>
      <w:r w:rsidR="008D361F" w:rsidRPr="00EE7CAE">
        <w:rPr>
          <w:rFonts w:asciiTheme="majorHAnsi" w:hAnsiTheme="majorHAnsi"/>
          <w:sz w:val="22"/>
          <w:szCs w:val="22"/>
        </w:rPr>
        <w:t xml:space="preserve">this Section </w:t>
      </w:r>
      <w:r w:rsidRPr="00EE7CAE">
        <w:rPr>
          <w:rFonts w:asciiTheme="majorHAnsi" w:hAnsiTheme="majorHAnsi"/>
          <w:sz w:val="22"/>
          <w:szCs w:val="22"/>
        </w:rPr>
        <w:t>8</w:t>
      </w:r>
      <w:r w:rsidR="008D361F" w:rsidRPr="00EE7CAE">
        <w:rPr>
          <w:rFonts w:asciiTheme="majorHAnsi" w:hAnsiTheme="majorHAnsi"/>
          <w:sz w:val="22"/>
          <w:szCs w:val="22"/>
        </w:rPr>
        <w:t>.2.</w:t>
      </w:r>
    </w:p>
    <w:p w14:paraId="744E1A2E" w14:textId="5AD871F3" w:rsidR="00B162EE" w:rsidRDefault="008D361F" w:rsidP="00FA0DC6">
      <w:pPr>
        <w:pStyle w:val="Default"/>
        <w:spacing w:after="120"/>
        <w:rPr>
          <w:rFonts w:asciiTheme="majorHAnsi" w:hAnsiTheme="majorHAnsi"/>
          <w:sz w:val="22"/>
          <w:szCs w:val="22"/>
        </w:rPr>
      </w:pPr>
      <w:r w:rsidRPr="00EE7CAE">
        <w:rPr>
          <w:rFonts w:asciiTheme="majorHAnsi" w:hAnsiTheme="majorHAnsi"/>
          <w:sz w:val="22"/>
          <w:szCs w:val="22"/>
        </w:rPr>
        <w:t xml:space="preserve"> </w:t>
      </w:r>
      <w:r w:rsidR="00B6437E" w:rsidRPr="00EE7CAE">
        <w:rPr>
          <w:rFonts w:asciiTheme="majorHAnsi" w:hAnsiTheme="majorHAnsi"/>
          <w:b/>
          <w:bCs/>
          <w:sz w:val="22"/>
          <w:szCs w:val="22"/>
        </w:rPr>
        <w:t>8</w:t>
      </w:r>
      <w:r w:rsidRPr="00EE7CAE">
        <w:rPr>
          <w:rFonts w:asciiTheme="majorHAnsi" w:hAnsiTheme="majorHAnsi"/>
          <w:b/>
          <w:bCs/>
          <w:sz w:val="22"/>
          <w:szCs w:val="22"/>
        </w:rPr>
        <w:t xml:space="preserve">.3. </w:t>
      </w:r>
      <w:r w:rsidR="00B6437E" w:rsidRPr="00EE7CAE">
        <w:rPr>
          <w:rFonts w:asciiTheme="majorHAnsi" w:hAnsiTheme="majorHAnsi"/>
          <w:b/>
          <w:bCs/>
          <w:sz w:val="22"/>
          <w:szCs w:val="22"/>
        </w:rPr>
        <w:t xml:space="preserve"> </w:t>
      </w:r>
      <w:r w:rsidRPr="00EE7CAE">
        <w:rPr>
          <w:rFonts w:asciiTheme="majorHAnsi" w:hAnsiTheme="majorHAnsi"/>
          <w:b/>
          <w:bCs/>
          <w:sz w:val="22"/>
          <w:szCs w:val="22"/>
        </w:rPr>
        <w:t xml:space="preserve">Termination for Cause. </w:t>
      </w:r>
      <w:r w:rsidRPr="00EE7CAE">
        <w:rPr>
          <w:rFonts w:asciiTheme="majorHAnsi" w:hAnsiTheme="majorHAnsi"/>
          <w:sz w:val="22"/>
          <w:szCs w:val="22"/>
        </w:rPr>
        <w:t xml:space="preserve">Either party may immediately terminate this Agreement and all </w:t>
      </w:r>
      <w:r w:rsidR="00BC2F7C">
        <w:rPr>
          <w:rFonts w:asciiTheme="majorHAnsi" w:hAnsiTheme="majorHAnsi"/>
          <w:sz w:val="22"/>
          <w:szCs w:val="22"/>
        </w:rPr>
        <w:t xml:space="preserve">Subscriptions and </w:t>
      </w:r>
      <w:r w:rsidRPr="00EE7CAE">
        <w:rPr>
          <w:rFonts w:asciiTheme="majorHAnsi" w:hAnsiTheme="majorHAnsi"/>
          <w:sz w:val="22"/>
          <w:szCs w:val="22"/>
        </w:rPr>
        <w:t>Order Forms hereunder i</w:t>
      </w:r>
      <w:r w:rsidR="00B6437E" w:rsidRPr="00EE7CAE">
        <w:rPr>
          <w:rFonts w:asciiTheme="majorHAnsi" w:hAnsiTheme="majorHAnsi"/>
          <w:sz w:val="22"/>
          <w:szCs w:val="22"/>
        </w:rPr>
        <w:t>f</w:t>
      </w:r>
      <w:r w:rsidRPr="00EE7CAE">
        <w:rPr>
          <w:rFonts w:asciiTheme="majorHAnsi" w:hAnsiTheme="majorHAnsi"/>
          <w:sz w:val="22"/>
          <w:szCs w:val="22"/>
        </w:rPr>
        <w:t xml:space="preserve"> the other party </w:t>
      </w:r>
      <w:r w:rsidR="007C7319">
        <w:rPr>
          <w:rFonts w:asciiTheme="majorHAnsi" w:hAnsiTheme="majorHAnsi"/>
          <w:sz w:val="22"/>
          <w:szCs w:val="22"/>
        </w:rPr>
        <w:t xml:space="preserve">materially breaches </w:t>
      </w:r>
      <w:r w:rsidRPr="00EE7CAE">
        <w:rPr>
          <w:rFonts w:asciiTheme="majorHAnsi" w:hAnsiTheme="majorHAnsi"/>
          <w:sz w:val="22"/>
          <w:szCs w:val="22"/>
        </w:rPr>
        <w:t xml:space="preserve">this Agreement </w:t>
      </w:r>
      <w:r w:rsidR="007C7319">
        <w:rPr>
          <w:rFonts w:asciiTheme="majorHAnsi" w:hAnsiTheme="majorHAnsi"/>
          <w:sz w:val="22"/>
          <w:szCs w:val="22"/>
        </w:rPr>
        <w:t xml:space="preserve">and fails to cure such breach </w:t>
      </w:r>
      <w:r w:rsidRPr="00EE7CAE">
        <w:rPr>
          <w:rFonts w:asciiTheme="majorHAnsi" w:hAnsiTheme="majorHAnsi"/>
          <w:sz w:val="22"/>
          <w:szCs w:val="22"/>
        </w:rPr>
        <w:t xml:space="preserve">within 30 days of written notice from the non-breaching party. </w:t>
      </w:r>
    </w:p>
    <w:p w14:paraId="734F50D7" w14:textId="6F453C7C" w:rsidR="008D361F" w:rsidRDefault="008D361F" w:rsidP="00FA0DC6">
      <w:pPr>
        <w:pStyle w:val="Default"/>
        <w:spacing w:after="120"/>
        <w:rPr>
          <w:rFonts w:asciiTheme="majorHAnsi" w:hAnsiTheme="majorHAnsi"/>
          <w:color w:val="auto"/>
          <w:sz w:val="22"/>
          <w:szCs w:val="22"/>
        </w:rPr>
      </w:pPr>
      <w:r w:rsidRPr="00EE7CAE">
        <w:rPr>
          <w:rFonts w:asciiTheme="majorHAnsi" w:hAnsiTheme="majorHAnsi"/>
          <w:sz w:val="22"/>
          <w:szCs w:val="22"/>
        </w:rPr>
        <w:t xml:space="preserve">Upon termination, Customer </w:t>
      </w:r>
      <w:r w:rsidR="008E621B" w:rsidRPr="00EE7CAE">
        <w:rPr>
          <w:rFonts w:asciiTheme="majorHAnsi" w:hAnsiTheme="majorHAnsi"/>
          <w:sz w:val="22"/>
          <w:szCs w:val="22"/>
        </w:rPr>
        <w:t>will</w:t>
      </w:r>
      <w:r w:rsidRPr="00EE7CAE">
        <w:rPr>
          <w:rFonts w:asciiTheme="majorHAnsi" w:hAnsiTheme="majorHAnsi"/>
          <w:sz w:val="22"/>
          <w:szCs w:val="22"/>
        </w:rPr>
        <w:t xml:space="preserve"> have no </w:t>
      </w:r>
      <w:r w:rsidR="00BC2F7C">
        <w:rPr>
          <w:rFonts w:asciiTheme="majorHAnsi" w:hAnsiTheme="majorHAnsi"/>
          <w:sz w:val="22"/>
          <w:szCs w:val="22"/>
        </w:rPr>
        <w:t xml:space="preserve">further </w:t>
      </w:r>
      <w:r w:rsidRPr="00EE7CAE">
        <w:rPr>
          <w:rFonts w:asciiTheme="majorHAnsi" w:hAnsiTheme="majorHAnsi"/>
          <w:sz w:val="22"/>
          <w:szCs w:val="22"/>
        </w:rPr>
        <w:t xml:space="preserve">right to </w:t>
      </w:r>
      <w:r w:rsidR="000F0EA3">
        <w:rPr>
          <w:rFonts w:asciiTheme="majorHAnsi" w:hAnsiTheme="majorHAnsi"/>
          <w:sz w:val="22"/>
          <w:szCs w:val="22"/>
        </w:rPr>
        <w:t xml:space="preserve">access or </w:t>
      </w:r>
      <w:r w:rsidRPr="00EE7CAE">
        <w:rPr>
          <w:rFonts w:asciiTheme="majorHAnsi" w:hAnsiTheme="majorHAnsi"/>
          <w:sz w:val="22"/>
          <w:szCs w:val="22"/>
        </w:rPr>
        <w:t xml:space="preserve">use the Service. </w:t>
      </w:r>
      <w:r w:rsidR="00BC6717">
        <w:rPr>
          <w:rFonts w:asciiTheme="majorHAnsi" w:hAnsiTheme="majorHAnsi"/>
          <w:sz w:val="22"/>
          <w:szCs w:val="22"/>
        </w:rPr>
        <w:t xml:space="preserve">Except as set forth in the next sentence, on termination, </w:t>
      </w:r>
      <w:r w:rsidRPr="0022425C">
        <w:rPr>
          <w:rFonts w:asciiTheme="majorHAnsi" w:hAnsiTheme="majorHAnsi"/>
          <w:color w:val="auto"/>
          <w:sz w:val="22"/>
          <w:szCs w:val="22"/>
        </w:rPr>
        <w:t xml:space="preserve">Customer </w:t>
      </w:r>
      <w:r w:rsidR="000F0EA3" w:rsidRPr="0022425C">
        <w:rPr>
          <w:rFonts w:asciiTheme="majorHAnsi" w:hAnsiTheme="majorHAnsi"/>
          <w:color w:val="auto"/>
          <w:sz w:val="22"/>
          <w:szCs w:val="22"/>
        </w:rPr>
        <w:t>will remit to</w:t>
      </w:r>
      <w:r w:rsidRPr="0022425C">
        <w:rPr>
          <w:rFonts w:asciiTheme="majorHAnsi" w:hAnsiTheme="majorHAnsi"/>
          <w:color w:val="auto"/>
          <w:sz w:val="22"/>
          <w:szCs w:val="22"/>
        </w:rPr>
        <w:t xml:space="preserve"> </w:t>
      </w:r>
      <w:proofErr w:type="spellStart"/>
      <w:r w:rsidR="009049E5">
        <w:rPr>
          <w:rFonts w:asciiTheme="majorHAnsi" w:hAnsiTheme="majorHAnsi"/>
          <w:color w:val="auto"/>
          <w:sz w:val="22"/>
          <w:szCs w:val="22"/>
        </w:rPr>
        <w:t>Solynx</w:t>
      </w:r>
      <w:proofErr w:type="spellEnd"/>
      <w:r w:rsidRPr="0022425C">
        <w:rPr>
          <w:rFonts w:asciiTheme="majorHAnsi" w:hAnsiTheme="majorHAnsi"/>
          <w:color w:val="auto"/>
          <w:sz w:val="22"/>
          <w:szCs w:val="22"/>
        </w:rPr>
        <w:t xml:space="preserve"> </w:t>
      </w:r>
      <w:r w:rsidR="0022425C" w:rsidRPr="0022425C">
        <w:rPr>
          <w:rFonts w:asciiTheme="majorHAnsi" w:hAnsiTheme="majorHAnsi"/>
          <w:color w:val="auto"/>
          <w:sz w:val="22"/>
          <w:szCs w:val="22"/>
        </w:rPr>
        <w:t xml:space="preserve">the balance of the </w:t>
      </w:r>
      <w:r w:rsidR="0022425C">
        <w:rPr>
          <w:rFonts w:asciiTheme="majorHAnsi" w:hAnsiTheme="majorHAnsi"/>
          <w:color w:val="auto"/>
          <w:sz w:val="22"/>
          <w:szCs w:val="22"/>
        </w:rPr>
        <w:t xml:space="preserve">then-current annual </w:t>
      </w:r>
      <w:r w:rsidR="0022425C" w:rsidRPr="0022425C">
        <w:rPr>
          <w:rFonts w:asciiTheme="majorHAnsi" w:hAnsiTheme="majorHAnsi"/>
          <w:color w:val="auto"/>
          <w:sz w:val="22"/>
          <w:szCs w:val="22"/>
        </w:rPr>
        <w:t xml:space="preserve">Subscription Fee due and owing for </w:t>
      </w:r>
      <w:r w:rsidRPr="00EE7CAE">
        <w:rPr>
          <w:rFonts w:asciiTheme="majorHAnsi" w:hAnsiTheme="majorHAnsi"/>
          <w:color w:val="auto"/>
          <w:sz w:val="22"/>
          <w:szCs w:val="22"/>
        </w:rPr>
        <w:t xml:space="preserve">the </w:t>
      </w:r>
      <w:r w:rsidR="0022425C">
        <w:rPr>
          <w:rFonts w:asciiTheme="majorHAnsi" w:hAnsiTheme="majorHAnsi"/>
          <w:color w:val="auto"/>
          <w:sz w:val="22"/>
          <w:szCs w:val="22"/>
        </w:rPr>
        <w:t xml:space="preserve">remainder of the </w:t>
      </w:r>
      <w:r w:rsidR="007E2536">
        <w:rPr>
          <w:rFonts w:asciiTheme="majorHAnsi" w:hAnsiTheme="majorHAnsi"/>
          <w:color w:val="auto"/>
          <w:sz w:val="22"/>
          <w:szCs w:val="22"/>
        </w:rPr>
        <w:t xml:space="preserve">then-current </w:t>
      </w:r>
      <w:r w:rsidR="0022425C">
        <w:rPr>
          <w:rFonts w:asciiTheme="majorHAnsi" w:hAnsiTheme="majorHAnsi"/>
          <w:color w:val="auto"/>
          <w:sz w:val="22"/>
          <w:szCs w:val="22"/>
        </w:rPr>
        <w:t>Subscription Ter</w:t>
      </w:r>
      <w:r w:rsidR="007E2536">
        <w:rPr>
          <w:rFonts w:asciiTheme="majorHAnsi" w:hAnsiTheme="majorHAnsi"/>
          <w:color w:val="auto"/>
          <w:sz w:val="22"/>
          <w:szCs w:val="22"/>
        </w:rPr>
        <w:t>m</w:t>
      </w:r>
      <w:r w:rsidR="0022425C">
        <w:rPr>
          <w:rFonts w:asciiTheme="majorHAnsi" w:hAnsiTheme="majorHAnsi"/>
          <w:color w:val="auto"/>
          <w:sz w:val="22"/>
          <w:szCs w:val="22"/>
        </w:rPr>
        <w:t xml:space="preserve"> and all other </w:t>
      </w:r>
      <w:r w:rsidR="00BC2F7C">
        <w:rPr>
          <w:rFonts w:asciiTheme="majorHAnsi" w:hAnsiTheme="majorHAnsi"/>
          <w:color w:val="auto"/>
          <w:sz w:val="22"/>
          <w:szCs w:val="22"/>
        </w:rPr>
        <w:t>F</w:t>
      </w:r>
      <w:r w:rsidR="0022425C">
        <w:rPr>
          <w:rFonts w:asciiTheme="majorHAnsi" w:hAnsiTheme="majorHAnsi"/>
          <w:color w:val="auto"/>
          <w:sz w:val="22"/>
          <w:szCs w:val="22"/>
        </w:rPr>
        <w:t>ees then due and owing under all active Order Forms</w:t>
      </w:r>
      <w:r w:rsidRPr="00EE7CAE">
        <w:rPr>
          <w:rFonts w:asciiTheme="majorHAnsi" w:hAnsiTheme="majorHAnsi"/>
          <w:color w:val="auto"/>
          <w:sz w:val="22"/>
          <w:szCs w:val="22"/>
        </w:rPr>
        <w:t>.</w:t>
      </w:r>
      <w:r w:rsidR="0022425C">
        <w:rPr>
          <w:rFonts w:asciiTheme="majorHAnsi" w:hAnsiTheme="majorHAnsi"/>
          <w:color w:val="auto"/>
          <w:sz w:val="22"/>
          <w:szCs w:val="22"/>
        </w:rPr>
        <w:t xml:space="preserve"> </w:t>
      </w:r>
      <w:r w:rsidR="00BC6717">
        <w:rPr>
          <w:rFonts w:asciiTheme="majorHAnsi" w:hAnsiTheme="majorHAnsi"/>
          <w:color w:val="auto"/>
          <w:sz w:val="22"/>
          <w:szCs w:val="22"/>
        </w:rPr>
        <w:t>However, if Customer terminates this Agreement o</w:t>
      </w:r>
      <w:r w:rsidR="0022425C">
        <w:rPr>
          <w:rFonts w:asciiTheme="majorHAnsi" w:hAnsiTheme="majorHAnsi"/>
          <w:color w:val="auto"/>
          <w:sz w:val="22"/>
          <w:szCs w:val="22"/>
        </w:rPr>
        <w:t xml:space="preserve">n </w:t>
      </w:r>
      <w:proofErr w:type="spellStart"/>
      <w:r w:rsidR="009049E5">
        <w:rPr>
          <w:rFonts w:asciiTheme="majorHAnsi" w:hAnsiTheme="majorHAnsi"/>
          <w:color w:val="auto"/>
          <w:sz w:val="22"/>
          <w:szCs w:val="22"/>
        </w:rPr>
        <w:t>Solynx</w:t>
      </w:r>
      <w:r w:rsidR="00BC6717">
        <w:rPr>
          <w:rFonts w:asciiTheme="majorHAnsi" w:hAnsiTheme="majorHAnsi"/>
          <w:color w:val="auto"/>
          <w:sz w:val="22"/>
          <w:szCs w:val="22"/>
        </w:rPr>
        <w:t>’s</w:t>
      </w:r>
      <w:proofErr w:type="spellEnd"/>
      <w:r w:rsidR="00BC6717">
        <w:rPr>
          <w:rFonts w:asciiTheme="majorHAnsi" w:hAnsiTheme="majorHAnsi"/>
          <w:color w:val="auto"/>
          <w:sz w:val="22"/>
          <w:szCs w:val="22"/>
        </w:rPr>
        <w:t xml:space="preserve"> uncured material breach</w:t>
      </w:r>
      <w:r w:rsidR="00BC2F7C">
        <w:rPr>
          <w:rFonts w:asciiTheme="majorHAnsi" w:hAnsiTheme="majorHAnsi"/>
          <w:color w:val="auto"/>
          <w:sz w:val="22"/>
          <w:szCs w:val="22"/>
        </w:rPr>
        <w:t xml:space="preserve"> or</w:t>
      </w:r>
      <w:r w:rsidR="00BC6717">
        <w:rPr>
          <w:rFonts w:asciiTheme="majorHAnsi" w:hAnsiTheme="majorHAnsi"/>
          <w:color w:val="auto"/>
          <w:sz w:val="22"/>
          <w:szCs w:val="22"/>
        </w:rPr>
        <w:t xml:space="preserve"> bankruptcy</w:t>
      </w:r>
      <w:r w:rsidR="002D0732">
        <w:rPr>
          <w:rFonts w:asciiTheme="majorHAnsi" w:hAnsiTheme="majorHAnsi"/>
          <w:color w:val="auto"/>
          <w:sz w:val="22"/>
          <w:szCs w:val="22"/>
        </w:rPr>
        <w:t xml:space="preserve"> or a continuing force majeure event affecting </w:t>
      </w:r>
      <w:proofErr w:type="spellStart"/>
      <w:r w:rsidR="009049E5">
        <w:rPr>
          <w:rFonts w:asciiTheme="majorHAnsi" w:hAnsiTheme="majorHAnsi"/>
          <w:color w:val="auto"/>
          <w:sz w:val="22"/>
          <w:szCs w:val="22"/>
        </w:rPr>
        <w:t>Solynx</w:t>
      </w:r>
      <w:proofErr w:type="spellEnd"/>
      <w:r w:rsidR="002D0732">
        <w:rPr>
          <w:rFonts w:asciiTheme="majorHAnsi" w:hAnsiTheme="majorHAnsi"/>
          <w:color w:val="auto"/>
          <w:sz w:val="22"/>
          <w:szCs w:val="22"/>
        </w:rPr>
        <w:t xml:space="preserve"> under Section 1</w:t>
      </w:r>
      <w:r w:rsidR="00BC2F7C">
        <w:rPr>
          <w:rFonts w:asciiTheme="majorHAnsi" w:hAnsiTheme="majorHAnsi"/>
          <w:color w:val="auto"/>
          <w:sz w:val="22"/>
          <w:szCs w:val="22"/>
        </w:rPr>
        <w:t>3</w:t>
      </w:r>
      <w:r w:rsidR="002D0732">
        <w:rPr>
          <w:rFonts w:asciiTheme="majorHAnsi" w:hAnsiTheme="majorHAnsi"/>
          <w:color w:val="auto"/>
          <w:sz w:val="22"/>
          <w:szCs w:val="22"/>
        </w:rPr>
        <w:t>(vii) below</w:t>
      </w:r>
      <w:r w:rsidR="00BC6717">
        <w:rPr>
          <w:rFonts w:asciiTheme="majorHAnsi" w:hAnsiTheme="majorHAnsi"/>
          <w:color w:val="auto"/>
          <w:sz w:val="22"/>
          <w:szCs w:val="22"/>
        </w:rPr>
        <w:t xml:space="preserve">, </w:t>
      </w:r>
      <w:r w:rsidR="0022425C">
        <w:rPr>
          <w:rFonts w:asciiTheme="majorHAnsi" w:hAnsiTheme="majorHAnsi"/>
          <w:color w:val="auto"/>
          <w:sz w:val="22"/>
          <w:szCs w:val="22"/>
        </w:rPr>
        <w:t xml:space="preserve">Customer will </w:t>
      </w:r>
      <w:r w:rsidR="00BC2F7C">
        <w:rPr>
          <w:rFonts w:asciiTheme="majorHAnsi" w:hAnsiTheme="majorHAnsi"/>
          <w:color w:val="auto"/>
          <w:sz w:val="22"/>
          <w:szCs w:val="22"/>
        </w:rPr>
        <w:t xml:space="preserve">only be obligated to </w:t>
      </w:r>
      <w:r w:rsidR="0022425C">
        <w:rPr>
          <w:rFonts w:asciiTheme="majorHAnsi" w:hAnsiTheme="majorHAnsi"/>
          <w:color w:val="auto"/>
          <w:sz w:val="22"/>
          <w:szCs w:val="22"/>
        </w:rPr>
        <w:t xml:space="preserve">remit to </w:t>
      </w:r>
      <w:proofErr w:type="spellStart"/>
      <w:r w:rsidR="009049E5">
        <w:rPr>
          <w:rFonts w:asciiTheme="majorHAnsi" w:hAnsiTheme="majorHAnsi"/>
          <w:color w:val="auto"/>
          <w:sz w:val="22"/>
          <w:szCs w:val="22"/>
        </w:rPr>
        <w:t>Solynx</w:t>
      </w:r>
      <w:proofErr w:type="spellEnd"/>
      <w:r w:rsidR="0022425C">
        <w:rPr>
          <w:rFonts w:asciiTheme="majorHAnsi" w:hAnsiTheme="majorHAnsi"/>
          <w:color w:val="auto"/>
          <w:sz w:val="22"/>
          <w:szCs w:val="22"/>
        </w:rPr>
        <w:t xml:space="preserve"> </w:t>
      </w:r>
      <w:r w:rsidR="00574E04">
        <w:rPr>
          <w:rFonts w:asciiTheme="majorHAnsi" w:hAnsiTheme="majorHAnsi"/>
          <w:color w:val="auto"/>
          <w:sz w:val="22"/>
          <w:szCs w:val="22"/>
        </w:rPr>
        <w:t xml:space="preserve">the </w:t>
      </w:r>
      <w:r w:rsidR="00BC2F7C">
        <w:rPr>
          <w:rFonts w:asciiTheme="majorHAnsi" w:hAnsiTheme="majorHAnsi"/>
          <w:color w:val="auto"/>
          <w:sz w:val="22"/>
          <w:szCs w:val="22"/>
        </w:rPr>
        <w:t>F</w:t>
      </w:r>
      <w:r w:rsidR="0022425C">
        <w:rPr>
          <w:rFonts w:asciiTheme="majorHAnsi" w:hAnsiTheme="majorHAnsi"/>
          <w:color w:val="auto"/>
          <w:sz w:val="22"/>
          <w:szCs w:val="22"/>
        </w:rPr>
        <w:t>ees, including monthly Subscription Fees</w:t>
      </w:r>
      <w:r w:rsidR="00BC2F7C">
        <w:rPr>
          <w:rFonts w:asciiTheme="majorHAnsi" w:hAnsiTheme="majorHAnsi"/>
          <w:color w:val="auto"/>
          <w:sz w:val="22"/>
          <w:szCs w:val="22"/>
        </w:rPr>
        <w:t>,</w:t>
      </w:r>
      <w:r w:rsidR="0022425C">
        <w:rPr>
          <w:rFonts w:asciiTheme="majorHAnsi" w:hAnsiTheme="majorHAnsi"/>
          <w:color w:val="auto"/>
          <w:sz w:val="22"/>
          <w:szCs w:val="22"/>
        </w:rPr>
        <w:t xml:space="preserve"> then due and owing under all </w:t>
      </w:r>
      <w:r w:rsidR="00574E04">
        <w:rPr>
          <w:rFonts w:asciiTheme="majorHAnsi" w:hAnsiTheme="majorHAnsi"/>
          <w:color w:val="auto"/>
          <w:sz w:val="22"/>
          <w:szCs w:val="22"/>
        </w:rPr>
        <w:t xml:space="preserve">open </w:t>
      </w:r>
      <w:r w:rsidR="0022425C">
        <w:rPr>
          <w:rFonts w:asciiTheme="majorHAnsi" w:hAnsiTheme="majorHAnsi"/>
          <w:color w:val="auto"/>
          <w:sz w:val="22"/>
          <w:szCs w:val="22"/>
        </w:rPr>
        <w:t>Order Forms.</w:t>
      </w:r>
      <w:r w:rsidRPr="00EE7CAE">
        <w:rPr>
          <w:rFonts w:asciiTheme="majorHAnsi" w:hAnsiTheme="majorHAnsi"/>
          <w:color w:val="auto"/>
          <w:sz w:val="22"/>
          <w:szCs w:val="22"/>
        </w:rPr>
        <w:t xml:space="preserve"> </w:t>
      </w:r>
    </w:p>
    <w:p w14:paraId="44DD4B4E" w14:textId="670EB98D" w:rsidR="00ED48EC" w:rsidRPr="0022425C" w:rsidRDefault="00BC6717" w:rsidP="00FA0DC6">
      <w:pPr>
        <w:pStyle w:val="Default"/>
        <w:spacing w:after="120"/>
        <w:rPr>
          <w:color w:val="auto"/>
        </w:rPr>
      </w:pPr>
      <w:r>
        <w:rPr>
          <w:rFonts w:asciiTheme="majorHAnsi" w:hAnsiTheme="majorHAnsi"/>
          <w:color w:val="auto"/>
          <w:sz w:val="22"/>
          <w:szCs w:val="22"/>
        </w:rPr>
        <w:t xml:space="preserve"> </w:t>
      </w:r>
      <w:proofErr w:type="gramStart"/>
      <w:r w:rsidR="00ED48EC" w:rsidRPr="0022425C">
        <w:rPr>
          <w:rFonts w:asciiTheme="majorHAnsi" w:hAnsiTheme="majorHAnsi"/>
          <w:b/>
          <w:color w:val="auto"/>
          <w:sz w:val="22"/>
          <w:szCs w:val="22"/>
        </w:rPr>
        <w:t>8.4  Termination</w:t>
      </w:r>
      <w:proofErr w:type="gramEnd"/>
      <w:r w:rsidR="00ED48EC" w:rsidRPr="0022425C">
        <w:rPr>
          <w:rFonts w:asciiTheme="majorHAnsi" w:hAnsiTheme="majorHAnsi"/>
          <w:b/>
          <w:color w:val="auto"/>
          <w:sz w:val="22"/>
          <w:szCs w:val="22"/>
        </w:rPr>
        <w:t xml:space="preserve"> on Bankruptcy. </w:t>
      </w:r>
      <w:r w:rsidR="004F188D" w:rsidRPr="0022425C">
        <w:rPr>
          <w:rFonts w:asciiTheme="majorHAnsi" w:hAnsiTheme="majorHAnsi"/>
          <w:color w:val="auto"/>
          <w:sz w:val="22"/>
          <w:szCs w:val="22"/>
        </w:rPr>
        <w:t xml:space="preserve">If </w:t>
      </w:r>
      <w:r w:rsidR="0022425C">
        <w:rPr>
          <w:rFonts w:asciiTheme="majorHAnsi" w:hAnsiTheme="majorHAnsi"/>
          <w:color w:val="auto"/>
          <w:sz w:val="22"/>
          <w:szCs w:val="22"/>
        </w:rPr>
        <w:t>a party</w:t>
      </w:r>
      <w:r w:rsidR="004F188D" w:rsidRPr="0022425C">
        <w:rPr>
          <w:rFonts w:asciiTheme="majorHAnsi" w:hAnsiTheme="majorHAnsi"/>
          <w:color w:val="auto"/>
          <w:sz w:val="22"/>
          <w:szCs w:val="22"/>
        </w:rPr>
        <w:t xml:space="preserve"> becomes the subject of an involuntary bankruptcy filing and fails to discharge or terminate such proceeding within 120 days, voluntarily files for bankruptcy or makes any assignment for the benefit of creditors and is unable to meet its obligations during the pendency of such proceedings, or ceases business operations continuously for longer than </w:t>
      </w:r>
      <w:r w:rsidR="00574E04">
        <w:rPr>
          <w:rFonts w:asciiTheme="majorHAnsi" w:hAnsiTheme="majorHAnsi"/>
          <w:color w:val="auto"/>
          <w:sz w:val="22"/>
          <w:szCs w:val="22"/>
        </w:rPr>
        <w:t xml:space="preserve">15 </w:t>
      </w:r>
      <w:r w:rsidR="004F188D" w:rsidRPr="0022425C">
        <w:rPr>
          <w:rFonts w:asciiTheme="majorHAnsi" w:hAnsiTheme="majorHAnsi"/>
          <w:color w:val="auto"/>
          <w:sz w:val="22"/>
          <w:szCs w:val="22"/>
        </w:rPr>
        <w:t>business days, then</w:t>
      </w:r>
      <w:r w:rsidR="00BB6846">
        <w:rPr>
          <w:rFonts w:asciiTheme="majorHAnsi" w:hAnsiTheme="majorHAnsi"/>
          <w:color w:val="auto"/>
          <w:sz w:val="22"/>
          <w:szCs w:val="22"/>
        </w:rPr>
        <w:t>, subject to and in accordance with applicable bankruptcy laws,</w:t>
      </w:r>
      <w:r w:rsidR="004F188D" w:rsidRPr="0022425C">
        <w:rPr>
          <w:rFonts w:asciiTheme="majorHAnsi" w:hAnsiTheme="majorHAnsi"/>
          <w:color w:val="auto"/>
          <w:sz w:val="22"/>
          <w:szCs w:val="22"/>
        </w:rPr>
        <w:t xml:space="preserve"> </w:t>
      </w:r>
      <w:r w:rsidR="0022425C">
        <w:rPr>
          <w:rFonts w:asciiTheme="majorHAnsi" w:hAnsiTheme="majorHAnsi"/>
          <w:color w:val="auto"/>
          <w:sz w:val="22"/>
          <w:szCs w:val="22"/>
        </w:rPr>
        <w:t>the other party</w:t>
      </w:r>
      <w:r w:rsidR="004F188D" w:rsidRPr="0022425C">
        <w:rPr>
          <w:rFonts w:asciiTheme="majorHAnsi" w:hAnsiTheme="majorHAnsi"/>
          <w:color w:val="auto"/>
          <w:sz w:val="22"/>
          <w:szCs w:val="22"/>
        </w:rPr>
        <w:t xml:space="preserve"> may immediately terminate this Agreement on </w:t>
      </w:r>
      <w:r w:rsidR="0022425C">
        <w:rPr>
          <w:rFonts w:asciiTheme="majorHAnsi" w:hAnsiTheme="majorHAnsi"/>
          <w:color w:val="auto"/>
          <w:sz w:val="22"/>
          <w:szCs w:val="22"/>
        </w:rPr>
        <w:t xml:space="preserve">written </w:t>
      </w:r>
      <w:r w:rsidR="004F188D" w:rsidRPr="0022425C">
        <w:rPr>
          <w:rFonts w:asciiTheme="majorHAnsi" w:hAnsiTheme="majorHAnsi"/>
          <w:color w:val="auto"/>
          <w:sz w:val="22"/>
          <w:szCs w:val="22"/>
        </w:rPr>
        <w:t xml:space="preserve">notice unless </w:t>
      </w:r>
      <w:r w:rsidR="0022425C">
        <w:rPr>
          <w:rFonts w:asciiTheme="majorHAnsi" w:hAnsiTheme="majorHAnsi"/>
          <w:color w:val="auto"/>
          <w:sz w:val="22"/>
          <w:szCs w:val="22"/>
        </w:rPr>
        <w:t>the affected party</w:t>
      </w:r>
      <w:r w:rsidR="004F188D" w:rsidRPr="0022425C">
        <w:rPr>
          <w:rFonts w:asciiTheme="majorHAnsi" w:hAnsiTheme="majorHAnsi"/>
          <w:color w:val="auto"/>
          <w:sz w:val="22"/>
          <w:szCs w:val="22"/>
        </w:rPr>
        <w:t xml:space="preserve"> immediately gives </w:t>
      </w:r>
      <w:r w:rsidR="0022425C">
        <w:rPr>
          <w:rFonts w:asciiTheme="majorHAnsi" w:hAnsiTheme="majorHAnsi"/>
          <w:color w:val="auto"/>
          <w:sz w:val="22"/>
          <w:szCs w:val="22"/>
        </w:rPr>
        <w:t>the other party</w:t>
      </w:r>
      <w:r w:rsidR="004F188D" w:rsidRPr="0022425C">
        <w:rPr>
          <w:rFonts w:asciiTheme="majorHAnsi" w:hAnsiTheme="majorHAnsi"/>
          <w:color w:val="auto"/>
          <w:sz w:val="22"/>
          <w:szCs w:val="22"/>
        </w:rPr>
        <w:t xml:space="preserve"> adequate </w:t>
      </w:r>
      <w:r w:rsidR="004F188D" w:rsidRPr="0022425C">
        <w:rPr>
          <w:rFonts w:asciiTheme="majorHAnsi" w:hAnsiTheme="majorHAnsi"/>
          <w:color w:val="auto"/>
          <w:sz w:val="22"/>
          <w:szCs w:val="22"/>
        </w:rPr>
        <w:lastRenderedPageBreak/>
        <w:t xml:space="preserve">assurance of the future performance of this Agreement. </w:t>
      </w:r>
      <w:r w:rsidR="004F188D" w:rsidRPr="0022425C">
        <w:rPr>
          <w:color w:val="auto"/>
        </w:rPr>
        <w:t xml:space="preserve"> </w:t>
      </w:r>
    </w:p>
    <w:p w14:paraId="7EE91165" w14:textId="3D7819BA" w:rsidR="008D361F" w:rsidRDefault="00B6437E" w:rsidP="00FA0DC6">
      <w:pPr>
        <w:pStyle w:val="Default"/>
        <w:spacing w:after="120"/>
        <w:rPr>
          <w:rFonts w:asciiTheme="majorHAnsi" w:hAnsiTheme="majorHAnsi"/>
          <w:color w:val="auto"/>
          <w:sz w:val="22"/>
          <w:szCs w:val="22"/>
        </w:rPr>
      </w:pPr>
      <w:r w:rsidRPr="00EE7CAE">
        <w:rPr>
          <w:rFonts w:asciiTheme="majorHAnsi" w:hAnsiTheme="majorHAnsi"/>
          <w:b/>
          <w:bCs/>
          <w:color w:val="auto"/>
          <w:sz w:val="22"/>
          <w:szCs w:val="22"/>
        </w:rPr>
        <w:t>8</w:t>
      </w:r>
      <w:r w:rsidR="008D361F" w:rsidRPr="00EE7CAE">
        <w:rPr>
          <w:rFonts w:asciiTheme="majorHAnsi" w:hAnsiTheme="majorHAnsi"/>
          <w:b/>
          <w:bCs/>
          <w:color w:val="auto"/>
          <w:sz w:val="22"/>
          <w:szCs w:val="22"/>
        </w:rPr>
        <w:t>.</w:t>
      </w:r>
      <w:r w:rsidR="00574E04">
        <w:rPr>
          <w:rFonts w:asciiTheme="majorHAnsi" w:hAnsiTheme="majorHAnsi"/>
          <w:b/>
          <w:bCs/>
          <w:color w:val="auto"/>
          <w:sz w:val="22"/>
          <w:szCs w:val="22"/>
        </w:rPr>
        <w:t>5</w:t>
      </w:r>
      <w:r w:rsidR="008D361F" w:rsidRPr="00EE7CAE">
        <w:rPr>
          <w:rFonts w:asciiTheme="majorHAnsi" w:hAnsiTheme="majorHAnsi"/>
          <w:b/>
          <w:bCs/>
          <w:color w:val="auto"/>
          <w:sz w:val="22"/>
          <w:szCs w:val="22"/>
        </w:rPr>
        <w:t xml:space="preserve">. </w:t>
      </w:r>
      <w:r w:rsidRPr="00EE7CAE">
        <w:rPr>
          <w:rFonts w:asciiTheme="majorHAnsi" w:hAnsiTheme="majorHAnsi"/>
          <w:b/>
          <w:bCs/>
          <w:color w:val="auto"/>
          <w:sz w:val="22"/>
          <w:szCs w:val="22"/>
        </w:rPr>
        <w:t xml:space="preserve"> </w:t>
      </w:r>
      <w:r w:rsidR="008D361F" w:rsidRPr="007854A7">
        <w:rPr>
          <w:rFonts w:asciiTheme="majorHAnsi" w:hAnsiTheme="majorHAnsi"/>
          <w:b/>
          <w:bCs/>
          <w:color w:val="auto"/>
          <w:sz w:val="22"/>
          <w:szCs w:val="22"/>
        </w:rPr>
        <w:t>Handling of Customer Data</w:t>
      </w:r>
      <w:r w:rsidR="00574E04">
        <w:rPr>
          <w:rFonts w:asciiTheme="majorHAnsi" w:hAnsiTheme="majorHAnsi"/>
          <w:b/>
          <w:bCs/>
          <w:color w:val="auto"/>
          <w:sz w:val="22"/>
          <w:szCs w:val="22"/>
        </w:rPr>
        <w:t xml:space="preserve"> and Customer Deliverables</w:t>
      </w:r>
      <w:r w:rsidR="008D361F" w:rsidRPr="007854A7">
        <w:rPr>
          <w:rFonts w:asciiTheme="majorHAnsi" w:hAnsiTheme="majorHAnsi"/>
          <w:b/>
          <w:bCs/>
          <w:color w:val="auto"/>
          <w:sz w:val="22"/>
          <w:szCs w:val="22"/>
        </w:rPr>
        <w:t xml:space="preserve"> on Termination</w:t>
      </w:r>
      <w:r w:rsidR="008D361F" w:rsidRPr="00EE7CAE">
        <w:rPr>
          <w:rFonts w:asciiTheme="majorHAnsi" w:hAnsiTheme="majorHAnsi"/>
          <w:b/>
          <w:bCs/>
          <w:color w:val="auto"/>
          <w:sz w:val="22"/>
          <w:szCs w:val="22"/>
        </w:rPr>
        <w:t xml:space="preserve">. </w:t>
      </w:r>
      <w:r w:rsidRPr="00EE7CAE">
        <w:rPr>
          <w:rFonts w:asciiTheme="majorHAnsi" w:hAnsiTheme="majorHAnsi"/>
          <w:color w:val="auto"/>
          <w:sz w:val="22"/>
          <w:szCs w:val="22"/>
        </w:rPr>
        <w:t>F</w:t>
      </w:r>
      <w:r w:rsidR="008D361F" w:rsidRPr="00EE7CAE">
        <w:rPr>
          <w:rFonts w:asciiTheme="majorHAnsi" w:hAnsiTheme="majorHAnsi"/>
          <w:color w:val="auto"/>
          <w:sz w:val="22"/>
          <w:szCs w:val="22"/>
        </w:rPr>
        <w:t xml:space="preserve">ollowing termination of Customer’s </w:t>
      </w:r>
      <w:r w:rsidR="007E2536">
        <w:rPr>
          <w:rFonts w:asciiTheme="majorHAnsi" w:hAnsiTheme="majorHAnsi"/>
          <w:color w:val="auto"/>
          <w:sz w:val="22"/>
          <w:szCs w:val="22"/>
        </w:rPr>
        <w:t xml:space="preserve">access to and </w:t>
      </w:r>
      <w:r w:rsidR="008D361F" w:rsidRPr="00EE7CAE">
        <w:rPr>
          <w:rFonts w:asciiTheme="majorHAnsi" w:hAnsiTheme="majorHAnsi"/>
          <w:color w:val="auto"/>
          <w:sz w:val="22"/>
          <w:szCs w:val="22"/>
        </w:rPr>
        <w:t xml:space="preserve">use of the Service, </w:t>
      </w:r>
      <w:proofErr w:type="spellStart"/>
      <w:r w:rsidR="009049E5">
        <w:rPr>
          <w:rFonts w:asciiTheme="majorHAnsi" w:hAnsiTheme="majorHAnsi"/>
          <w:color w:val="auto"/>
          <w:sz w:val="22"/>
          <w:szCs w:val="22"/>
        </w:rPr>
        <w:t>Solynx</w:t>
      </w:r>
      <w:proofErr w:type="spellEnd"/>
      <w:r w:rsidR="008D361F" w:rsidRPr="00EE7CAE">
        <w:rPr>
          <w:rFonts w:asciiTheme="majorHAnsi" w:hAnsiTheme="majorHAnsi"/>
          <w:color w:val="auto"/>
          <w:sz w:val="22"/>
          <w:szCs w:val="22"/>
        </w:rPr>
        <w:t xml:space="preserve"> </w:t>
      </w:r>
      <w:r w:rsidR="008E621B" w:rsidRPr="00EE7CAE">
        <w:rPr>
          <w:rFonts w:asciiTheme="majorHAnsi" w:hAnsiTheme="majorHAnsi"/>
          <w:color w:val="auto"/>
          <w:sz w:val="22"/>
          <w:szCs w:val="22"/>
        </w:rPr>
        <w:t>will</w:t>
      </w:r>
      <w:r w:rsidR="008D361F" w:rsidRPr="00EE7CAE">
        <w:rPr>
          <w:rFonts w:asciiTheme="majorHAnsi" w:hAnsiTheme="majorHAnsi"/>
          <w:color w:val="auto"/>
          <w:sz w:val="22"/>
          <w:szCs w:val="22"/>
        </w:rPr>
        <w:t xml:space="preserve"> be entitled to delete Customer’s account from </w:t>
      </w:r>
      <w:r w:rsidR="00574E04">
        <w:rPr>
          <w:rFonts w:asciiTheme="majorHAnsi" w:hAnsiTheme="majorHAnsi"/>
          <w:color w:val="auto"/>
          <w:sz w:val="22"/>
          <w:szCs w:val="22"/>
        </w:rPr>
        <w:t>the Service; provided that</w:t>
      </w:r>
      <w:r w:rsidR="00153E70">
        <w:rPr>
          <w:rFonts w:asciiTheme="majorHAnsi" w:hAnsiTheme="majorHAnsi"/>
          <w:color w:val="auto"/>
          <w:sz w:val="22"/>
          <w:szCs w:val="22"/>
        </w:rPr>
        <w:t>, conditioned on Customer’s payment of all its outstanding Fees,</w:t>
      </w:r>
      <w:r w:rsidR="00574E04">
        <w:rPr>
          <w:rFonts w:asciiTheme="majorHAnsi" w:hAnsiTheme="majorHAnsi"/>
          <w:color w:val="auto"/>
          <w:sz w:val="22"/>
          <w:szCs w:val="22"/>
        </w:rPr>
        <w:t xml:space="preserve"> </w:t>
      </w:r>
      <w:proofErr w:type="spellStart"/>
      <w:r w:rsidR="009049E5">
        <w:rPr>
          <w:rFonts w:asciiTheme="majorHAnsi" w:hAnsiTheme="majorHAnsi"/>
          <w:color w:val="auto"/>
          <w:sz w:val="22"/>
          <w:szCs w:val="22"/>
        </w:rPr>
        <w:t>Solynx</w:t>
      </w:r>
      <w:proofErr w:type="spellEnd"/>
      <w:r w:rsidR="008D361F" w:rsidRPr="00EE7CAE">
        <w:rPr>
          <w:rFonts w:asciiTheme="majorHAnsi" w:hAnsiTheme="majorHAnsi"/>
          <w:color w:val="auto"/>
          <w:sz w:val="22"/>
          <w:szCs w:val="22"/>
        </w:rPr>
        <w:t xml:space="preserve"> will grant Customer limited access to the Service for </w:t>
      </w:r>
      <w:r w:rsidR="00574E04">
        <w:rPr>
          <w:rFonts w:asciiTheme="majorHAnsi" w:hAnsiTheme="majorHAnsi"/>
          <w:color w:val="auto"/>
          <w:sz w:val="22"/>
          <w:szCs w:val="22"/>
        </w:rPr>
        <w:t xml:space="preserve">30 </w:t>
      </w:r>
      <w:r w:rsidR="008D361F" w:rsidRPr="00EE7CAE">
        <w:rPr>
          <w:rFonts w:asciiTheme="majorHAnsi" w:hAnsiTheme="majorHAnsi"/>
          <w:color w:val="auto"/>
          <w:sz w:val="22"/>
          <w:szCs w:val="22"/>
        </w:rPr>
        <w:t xml:space="preserve">days </w:t>
      </w:r>
      <w:r w:rsidR="00574E04">
        <w:rPr>
          <w:rFonts w:asciiTheme="majorHAnsi" w:hAnsiTheme="majorHAnsi"/>
          <w:color w:val="auto"/>
          <w:sz w:val="22"/>
          <w:szCs w:val="22"/>
        </w:rPr>
        <w:t xml:space="preserve">after termination </w:t>
      </w:r>
      <w:r w:rsidR="008D361F" w:rsidRPr="00EE7CAE">
        <w:rPr>
          <w:rFonts w:asciiTheme="majorHAnsi" w:hAnsiTheme="majorHAnsi"/>
          <w:color w:val="auto"/>
          <w:sz w:val="22"/>
          <w:szCs w:val="22"/>
        </w:rPr>
        <w:t>for the sole purpose of permitting Customer to retrieve Customer Data</w:t>
      </w:r>
      <w:r w:rsidR="00574E04">
        <w:rPr>
          <w:rFonts w:asciiTheme="majorHAnsi" w:hAnsiTheme="majorHAnsi"/>
          <w:color w:val="auto"/>
          <w:sz w:val="22"/>
          <w:szCs w:val="22"/>
        </w:rPr>
        <w:t xml:space="preserve"> and Customer Deliverables thereon</w:t>
      </w:r>
      <w:r w:rsidR="008D361F" w:rsidRPr="00EE7CAE">
        <w:rPr>
          <w:rFonts w:asciiTheme="majorHAnsi" w:hAnsiTheme="majorHAnsi"/>
          <w:color w:val="auto"/>
          <w:sz w:val="22"/>
          <w:szCs w:val="22"/>
        </w:rPr>
        <w:t xml:space="preserve">. </w:t>
      </w:r>
    </w:p>
    <w:p w14:paraId="2DBD9B58" w14:textId="7736826D" w:rsidR="004A0420" w:rsidRDefault="00D34658" w:rsidP="00BB6846">
      <w:pPr>
        <w:pStyle w:val="Default"/>
        <w:spacing w:after="120"/>
        <w:rPr>
          <w:rFonts w:asciiTheme="majorHAnsi" w:hAnsiTheme="majorHAnsi"/>
          <w:b/>
          <w:bCs/>
          <w:color w:val="auto"/>
          <w:sz w:val="22"/>
          <w:szCs w:val="22"/>
        </w:rPr>
      </w:pPr>
      <w:r w:rsidRPr="00EE7CAE">
        <w:rPr>
          <w:rFonts w:asciiTheme="majorHAnsi" w:hAnsiTheme="majorHAnsi"/>
          <w:b/>
          <w:bCs/>
          <w:color w:val="auto"/>
          <w:sz w:val="22"/>
          <w:szCs w:val="22"/>
        </w:rPr>
        <w:t>9</w:t>
      </w:r>
      <w:proofErr w:type="gramStart"/>
      <w:r w:rsidR="008D361F" w:rsidRPr="00EE7CAE">
        <w:rPr>
          <w:rFonts w:asciiTheme="majorHAnsi" w:hAnsiTheme="majorHAnsi"/>
          <w:b/>
          <w:bCs/>
          <w:color w:val="auto"/>
          <w:sz w:val="22"/>
          <w:szCs w:val="22"/>
        </w:rPr>
        <w:t xml:space="preserve">. </w:t>
      </w:r>
      <w:r w:rsidRPr="00EE7CAE">
        <w:rPr>
          <w:rFonts w:asciiTheme="majorHAnsi" w:hAnsiTheme="majorHAnsi"/>
          <w:b/>
          <w:bCs/>
          <w:color w:val="auto"/>
          <w:sz w:val="22"/>
          <w:szCs w:val="22"/>
        </w:rPr>
        <w:t xml:space="preserve"> </w:t>
      </w:r>
      <w:r w:rsidR="008D361F" w:rsidRPr="00EE7CAE">
        <w:rPr>
          <w:rFonts w:asciiTheme="majorHAnsi" w:hAnsiTheme="majorHAnsi"/>
          <w:b/>
          <w:bCs/>
          <w:color w:val="auto"/>
          <w:sz w:val="22"/>
          <w:szCs w:val="22"/>
        </w:rPr>
        <w:t>Confidentiality</w:t>
      </w:r>
      <w:proofErr w:type="gramEnd"/>
      <w:r w:rsidR="008D361F" w:rsidRPr="00EE7CAE">
        <w:rPr>
          <w:rFonts w:asciiTheme="majorHAnsi" w:hAnsiTheme="majorHAnsi"/>
          <w:b/>
          <w:bCs/>
          <w:color w:val="auto"/>
          <w:sz w:val="22"/>
          <w:szCs w:val="22"/>
        </w:rPr>
        <w:t xml:space="preserve">. </w:t>
      </w:r>
      <w:r w:rsidR="00BB6846" w:rsidRPr="003A4ED4">
        <w:rPr>
          <w:rFonts w:asciiTheme="majorHAnsi" w:hAnsiTheme="majorHAnsi"/>
          <w:color w:val="auto"/>
          <w:sz w:val="22"/>
          <w:szCs w:val="22"/>
        </w:rPr>
        <w:t xml:space="preserve">The Mutual Nondisclosure Addendum attached hereto as Exhibit </w:t>
      </w:r>
      <w:r w:rsidR="00C120D5">
        <w:rPr>
          <w:rFonts w:asciiTheme="majorHAnsi" w:hAnsiTheme="majorHAnsi"/>
          <w:color w:val="auto"/>
          <w:sz w:val="22"/>
          <w:szCs w:val="22"/>
        </w:rPr>
        <w:t>B</w:t>
      </w:r>
      <w:r w:rsidR="00153E70">
        <w:rPr>
          <w:rFonts w:asciiTheme="majorHAnsi" w:hAnsiTheme="majorHAnsi"/>
          <w:color w:val="auto"/>
          <w:sz w:val="22"/>
          <w:szCs w:val="22"/>
        </w:rPr>
        <w:t xml:space="preserve"> </w:t>
      </w:r>
      <w:r w:rsidR="00BB6846" w:rsidRPr="003A4ED4">
        <w:rPr>
          <w:rFonts w:asciiTheme="majorHAnsi" w:hAnsiTheme="majorHAnsi"/>
          <w:color w:val="auto"/>
          <w:sz w:val="22"/>
          <w:szCs w:val="22"/>
        </w:rPr>
        <w:t>is hereby incorporated herein in full by this reference.</w:t>
      </w:r>
    </w:p>
    <w:p w14:paraId="5DFD40E7" w14:textId="05AA54E6" w:rsidR="008D361F" w:rsidRDefault="00D34658" w:rsidP="00FA0DC6">
      <w:pPr>
        <w:pStyle w:val="Default"/>
        <w:spacing w:after="120"/>
        <w:rPr>
          <w:rFonts w:asciiTheme="majorHAnsi" w:hAnsiTheme="majorHAnsi"/>
          <w:b/>
          <w:bCs/>
          <w:color w:val="auto"/>
          <w:sz w:val="22"/>
          <w:szCs w:val="22"/>
        </w:rPr>
      </w:pPr>
      <w:r w:rsidRPr="00EE7CAE">
        <w:rPr>
          <w:rFonts w:asciiTheme="majorHAnsi" w:hAnsiTheme="majorHAnsi"/>
          <w:b/>
          <w:bCs/>
          <w:color w:val="auto"/>
          <w:sz w:val="22"/>
          <w:szCs w:val="22"/>
        </w:rPr>
        <w:t>10</w:t>
      </w:r>
      <w:proofErr w:type="gramStart"/>
      <w:r w:rsidR="008D361F" w:rsidRPr="00EE7CAE">
        <w:rPr>
          <w:rFonts w:asciiTheme="majorHAnsi" w:hAnsiTheme="majorHAnsi"/>
          <w:b/>
          <w:bCs/>
          <w:color w:val="auto"/>
          <w:sz w:val="22"/>
          <w:szCs w:val="22"/>
        </w:rPr>
        <w:t xml:space="preserve">. </w:t>
      </w:r>
      <w:r w:rsidRPr="00EE7CAE">
        <w:rPr>
          <w:rFonts w:asciiTheme="majorHAnsi" w:hAnsiTheme="majorHAnsi"/>
          <w:b/>
          <w:bCs/>
          <w:color w:val="auto"/>
          <w:sz w:val="22"/>
          <w:szCs w:val="22"/>
        </w:rPr>
        <w:t xml:space="preserve"> </w:t>
      </w:r>
      <w:proofErr w:type="spellStart"/>
      <w:r w:rsidR="009049E5">
        <w:rPr>
          <w:rFonts w:asciiTheme="majorHAnsi" w:hAnsiTheme="majorHAnsi"/>
          <w:b/>
          <w:bCs/>
          <w:color w:val="auto"/>
          <w:sz w:val="22"/>
          <w:szCs w:val="22"/>
        </w:rPr>
        <w:t>Solynx</w:t>
      </w:r>
      <w:proofErr w:type="spellEnd"/>
      <w:proofErr w:type="gramEnd"/>
      <w:r w:rsidR="00DC080F">
        <w:rPr>
          <w:rFonts w:asciiTheme="majorHAnsi" w:hAnsiTheme="majorHAnsi"/>
          <w:b/>
          <w:bCs/>
          <w:color w:val="auto"/>
          <w:sz w:val="22"/>
          <w:szCs w:val="22"/>
        </w:rPr>
        <w:t xml:space="preserve"> Covenants</w:t>
      </w:r>
      <w:r w:rsidR="00C120D5">
        <w:rPr>
          <w:rFonts w:asciiTheme="majorHAnsi" w:hAnsiTheme="majorHAnsi"/>
          <w:b/>
          <w:bCs/>
          <w:color w:val="auto"/>
          <w:sz w:val="22"/>
          <w:szCs w:val="22"/>
        </w:rPr>
        <w:t xml:space="preserve"> and Disclaimer of Warranties</w:t>
      </w:r>
      <w:r w:rsidR="008D361F" w:rsidRPr="00EE7CAE">
        <w:rPr>
          <w:rFonts w:asciiTheme="majorHAnsi" w:hAnsiTheme="majorHAnsi"/>
          <w:b/>
          <w:bCs/>
          <w:color w:val="auto"/>
          <w:sz w:val="22"/>
          <w:szCs w:val="22"/>
        </w:rPr>
        <w:t xml:space="preserve">. </w:t>
      </w:r>
    </w:p>
    <w:p w14:paraId="57AFD820" w14:textId="5037839B" w:rsidR="008D361F" w:rsidRPr="00EE7CAE" w:rsidRDefault="00D34658" w:rsidP="00FA0DC6">
      <w:pPr>
        <w:pStyle w:val="Default"/>
        <w:spacing w:after="120"/>
        <w:rPr>
          <w:rFonts w:asciiTheme="majorHAnsi" w:hAnsiTheme="majorHAnsi"/>
          <w:sz w:val="22"/>
          <w:szCs w:val="22"/>
        </w:rPr>
      </w:pPr>
      <w:r w:rsidRPr="00EE7CAE">
        <w:rPr>
          <w:rFonts w:asciiTheme="majorHAnsi" w:hAnsiTheme="majorHAnsi"/>
          <w:b/>
          <w:bCs/>
          <w:color w:val="auto"/>
          <w:sz w:val="22"/>
          <w:szCs w:val="22"/>
        </w:rPr>
        <w:t>10</w:t>
      </w:r>
      <w:r w:rsidR="008D361F" w:rsidRPr="00EE7CAE">
        <w:rPr>
          <w:rFonts w:asciiTheme="majorHAnsi" w:hAnsiTheme="majorHAnsi"/>
          <w:b/>
          <w:bCs/>
          <w:color w:val="auto"/>
          <w:sz w:val="22"/>
          <w:szCs w:val="22"/>
        </w:rPr>
        <w:t>.</w:t>
      </w:r>
      <w:r w:rsidR="00D47525">
        <w:rPr>
          <w:rFonts w:asciiTheme="majorHAnsi" w:hAnsiTheme="majorHAnsi"/>
          <w:b/>
          <w:bCs/>
          <w:color w:val="auto"/>
          <w:sz w:val="22"/>
          <w:szCs w:val="22"/>
        </w:rPr>
        <w:t>1</w:t>
      </w:r>
      <w:r w:rsidR="008D361F" w:rsidRPr="00EE7CAE">
        <w:rPr>
          <w:rFonts w:asciiTheme="majorHAnsi" w:hAnsiTheme="majorHAnsi"/>
          <w:b/>
          <w:bCs/>
          <w:color w:val="auto"/>
          <w:sz w:val="22"/>
          <w:szCs w:val="22"/>
        </w:rPr>
        <w:t xml:space="preserve">. </w:t>
      </w:r>
      <w:r w:rsidRPr="00EE7CAE">
        <w:rPr>
          <w:rFonts w:asciiTheme="majorHAnsi" w:hAnsiTheme="majorHAnsi"/>
          <w:b/>
          <w:bCs/>
          <w:color w:val="auto"/>
          <w:sz w:val="22"/>
          <w:szCs w:val="22"/>
        </w:rPr>
        <w:t xml:space="preserve"> </w:t>
      </w:r>
      <w:r w:rsidR="004C4C4D">
        <w:rPr>
          <w:rFonts w:asciiTheme="majorHAnsi" w:hAnsiTheme="majorHAnsi"/>
          <w:b/>
          <w:bCs/>
          <w:color w:val="auto"/>
          <w:sz w:val="22"/>
          <w:szCs w:val="22"/>
        </w:rPr>
        <w:t>Service Provided As-Is</w:t>
      </w:r>
      <w:r w:rsidR="008D361F" w:rsidRPr="00EE7CAE">
        <w:rPr>
          <w:rFonts w:asciiTheme="majorHAnsi" w:hAnsiTheme="majorHAnsi"/>
          <w:b/>
          <w:bCs/>
          <w:color w:val="auto"/>
          <w:sz w:val="22"/>
          <w:szCs w:val="22"/>
        </w:rPr>
        <w:t xml:space="preserve">. </w:t>
      </w:r>
      <w:r w:rsidR="004C4C4D">
        <w:rPr>
          <w:rFonts w:asciiTheme="majorHAnsi" w:hAnsiTheme="majorHAnsi"/>
          <w:color w:val="auto"/>
          <w:sz w:val="22"/>
          <w:szCs w:val="22"/>
        </w:rPr>
        <w:t xml:space="preserve">During the Term, </w:t>
      </w:r>
      <w:proofErr w:type="spellStart"/>
      <w:r w:rsidR="004C4C4D">
        <w:rPr>
          <w:rFonts w:asciiTheme="majorHAnsi" w:hAnsiTheme="majorHAnsi"/>
          <w:color w:val="auto"/>
          <w:sz w:val="22"/>
          <w:szCs w:val="22"/>
        </w:rPr>
        <w:t>S</w:t>
      </w:r>
      <w:r w:rsidR="009049E5">
        <w:rPr>
          <w:rFonts w:asciiTheme="majorHAnsi" w:hAnsiTheme="majorHAnsi"/>
          <w:color w:val="auto"/>
          <w:sz w:val="22"/>
          <w:szCs w:val="22"/>
        </w:rPr>
        <w:t>olynx</w:t>
      </w:r>
      <w:proofErr w:type="spellEnd"/>
      <w:r w:rsidR="008D361F" w:rsidRPr="00EE7CAE">
        <w:rPr>
          <w:rFonts w:asciiTheme="majorHAnsi" w:hAnsiTheme="majorHAnsi"/>
          <w:color w:val="auto"/>
          <w:sz w:val="22"/>
          <w:szCs w:val="22"/>
        </w:rPr>
        <w:t xml:space="preserve"> </w:t>
      </w:r>
      <w:r w:rsidR="004C4C4D">
        <w:rPr>
          <w:rFonts w:asciiTheme="majorHAnsi" w:hAnsiTheme="majorHAnsi"/>
          <w:color w:val="auto"/>
          <w:sz w:val="22"/>
          <w:szCs w:val="22"/>
        </w:rPr>
        <w:t>provides</w:t>
      </w:r>
      <w:r w:rsidR="008D361F" w:rsidRPr="00EE7CAE">
        <w:rPr>
          <w:rFonts w:asciiTheme="majorHAnsi" w:hAnsiTheme="majorHAnsi"/>
          <w:color w:val="auto"/>
          <w:sz w:val="22"/>
          <w:szCs w:val="22"/>
        </w:rPr>
        <w:t xml:space="preserve"> Service </w:t>
      </w:r>
      <w:r w:rsidR="004C4C4D">
        <w:rPr>
          <w:rFonts w:asciiTheme="majorHAnsi" w:hAnsiTheme="majorHAnsi"/>
          <w:color w:val="auto"/>
          <w:sz w:val="22"/>
          <w:szCs w:val="22"/>
        </w:rPr>
        <w:t>on an “as is, where is” basis without warranties of any kind.</w:t>
      </w:r>
    </w:p>
    <w:p w14:paraId="6406BEF5" w14:textId="1DC8539F" w:rsidR="008D361F" w:rsidRPr="00EE7CAE" w:rsidRDefault="00D34658" w:rsidP="00FA0DC6">
      <w:pPr>
        <w:pStyle w:val="Default"/>
        <w:spacing w:after="120"/>
        <w:rPr>
          <w:rFonts w:asciiTheme="majorHAnsi" w:hAnsiTheme="majorHAnsi"/>
          <w:color w:val="auto"/>
          <w:sz w:val="22"/>
          <w:szCs w:val="22"/>
        </w:rPr>
      </w:pPr>
      <w:r w:rsidRPr="00EE7CAE">
        <w:rPr>
          <w:rFonts w:asciiTheme="majorHAnsi" w:hAnsiTheme="majorHAnsi"/>
          <w:b/>
          <w:bCs/>
          <w:sz w:val="22"/>
          <w:szCs w:val="22"/>
        </w:rPr>
        <w:t>10</w:t>
      </w:r>
      <w:r w:rsidR="008D361F" w:rsidRPr="00EE7CAE">
        <w:rPr>
          <w:rFonts w:asciiTheme="majorHAnsi" w:hAnsiTheme="majorHAnsi"/>
          <w:b/>
          <w:bCs/>
          <w:sz w:val="22"/>
          <w:szCs w:val="22"/>
        </w:rPr>
        <w:t>.</w:t>
      </w:r>
      <w:r w:rsidR="00F6578B">
        <w:rPr>
          <w:rFonts w:asciiTheme="majorHAnsi" w:hAnsiTheme="majorHAnsi"/>
          <w:b/>
          <w:bCs/>
          <w:sz w:val="22"/>
          <w:szCs w:val="22"/>
        </w:rPr>
        <w:t>2</w:t>
      </w:r>
      <w:r w:rsidR="008D361F" w:rsidRPr="00EE7CAE">
        <w:rPr>
          <w:rFonts w:asciiTheme="majorHAnsi" w:hAnsiTheme="majorHAnsi"/>
          <w:b/>
          <w:bCs/>
          <w:sz w:val="22"/>
          <w:szCs w:val="22"/>
        </w:rPr>
        <w:t xml:space="preserve">. </w:t>
      </w:r>
      <w:r w:rsidRPr="00EE7CAE">
        <w:rPr>
          <w:rFonts w:asciiTheme="majorHAnsi" w:hAnsiTheme="majorHAnsi"/>
          <w:b/>
          <w:bCs/>
          <w:sz w:val="22"/>
          <w:szCs w:val="22"/>
        </w:rPr>
        <w:t xml:space="preserve"> </w:t>
      </w:r>
      <w:r w:rsidR="008D361F" w:rsidRPr="00EE7CAE">
        <w:rPr>
          <w:rFonts w:asciiTheme="majorHAnsi" w:hAnsiTheme="majorHAnsi"/>
          <w:b/>
          <w:bCs/>
          <w:sz w:val="22"/>
          <w:szCs w:val="22"/>
        </w:rPr>
        <w:t xml:space="preserve">Disclaimer of Warranties. </w:t>
      </w:r>
      <w:r w:rsidR="008D361F" w:rsidRPr="00EE7CAE">
        <w:rPr>
          <w:rFonts w:asciiTheme="majorHAnsi" w:hAnsiTheme="majorHAnsi"/>
          <w:sz w:val="22"/>
          <w:szCs w:val="22"/>
        </w:rPr>
        <w:t>EXCEPT A</w:t>
      </w:r>
      <w:r w:rsidR="00C120D5">
        <w:rPr>
          <w:rFonts w:asciiTheme="majorHAnsi" w:hAnsiTheme="majorHAnsi"/>
          <w:sz w:val="22"/>
          <w:szCs w:val="22"/>
        </w:rPr>
        <w:t xml:space="preserve">S ANY WARRANTIES PROVIDED BY LAW, </w:t>
      </w:r>
      <w:r w:rsidR="009049E5">
        <w:rPr>
          <w:rFonts w:asciiTheme="majorHAnsi" w:hAnsiTheme="majorHAnsi"/>
          <w:sz w:val="22"/>
          <w:szCs w:val="22"/>
        </w:rPr>
        <w:t>SOLYNX</w:t>
      </w:r>
      <w:r w:rsidR="008D361F" w:rsidRPr="00EE7CAE">
        <w:rPr>
          <w:rFonts w:asciiTheme="majorHAnsi" w:hAnsiTheme="majorHAnsi"/>
          <w:sz w:val="22"/>
          <w:szCs w:val="22"/>
        </w:rPr>
        <w:t xml:space="preserve"> DOES NOT REPRESENT THAT CUSTOMER’S USE OF THE SERVICE WILL BE SECURE, TIMELY, UNINTERRUPTED OR ERROR-FREE OR THAT THE SERVICE WILL MEET CUSTOMER’S REQUIREMENTS OR THAT ALL ERRORS IN THE SERVICE AND/OR DOCUMENTATION WILL BE CORRECTED OR THAT THE OVERALL SYSTEM THAT MAKES THE SERVICE AVAILABLE (INCLUDING BUT NOT LIMITED TO THE INTERNET, OTHER TRANSMISSION NETWORKS, AND CUSTOMER’S LOCAL NETWORK AND EQUIPMENT) WILL BE FREE OF VIRUSES OR OTHER HARMFUL COMPONENTS. THE WARRANTIES STATED IN SECTION </w:t>
      </w:r>
      <w:r w:rsidRPr="00EE7CAE">
        <w:rPr>
          <w:rFonts w:asciiTheme="majorHAnsi" w:hAnsiTheme="majorHAnsi"/>
          <w:sz w:val="22"/>
          <w:szCs w:val="22"/>
        </w:rPr>
        <w:t>10</w:t>
      </w:r>
      <w:r w:rsidR="008D361F" w:rsidRPr="00EE7CAE">
        <w:rPr>
          <w:rFonts w:asciiTheme="majorHAnsi" w:hAnsiTheme="majorHAnsi"/>
          <w:sz w:val="22"/>
          <w:szCs w:val="22"/>
        </w:rPr>
        <w:t xml:space="preserve"> ABOVE ARE THE SOLE AND EXCLUSIVE WARRANTIES OFFERED BY </w:t>
      </w:r>
      <w:r w:rsidR="009049E5">
        <w:rPr>
          <w:rFonts w:asciiTheme="majorHAnsi" w:hAnsiTheme="majorHAnsi"/>
          <w:sz w:val="22"/>
          <w:szCs w:val="22"/>
        </w:rPr>
        <w:t>SOLYNX</w:t>
      </w:r>
      <w:r w:rsidR="008D361F" w:rsidRPr="00EE7CAE">
        <w:rPr>
          <w:rFonts w:asciiTheme="majorHAnsi" w:hAnsiTheme="majorHAnsi"/>
          <w:sz w:val="22"/>
          <w:szCs w:val="22"/>
        </w:rPr>
        <w:t xml:space="preserve">. THERE ARE NO OTHER WARRANTIES OR CONDITIONS, </w:t>
      </w:r>
      <w:r w:rsidR="008D361F" w:rsidRPr="00EE7CAE">
        <w:rPr>
          <w:rFonts w:asciiTheme="majorHAnsi" w:hAnsiTheme="majorHAnsi"/>
          <w:color w:val="auto"/>
          <w:sz w:val="22"/>
          <w:szCs w:val="22"/>
        </w:rPr>
        <w:t>EXPRESS OR IMPLIED, INCLUDING THOSE OF MERCHANTABILITY, FITNESS FOR A PARTICULAR PURPOSE OR NON-INFRINGEMENT OF THIRD</w:t>
      </w:r>
      <w:r w:rsidR="0044544F">
        <w:rPr>
          <w:rFonts w:asciiTheme="majorHAnsi" w:hAnsiTheme="majorHAnsi"/>
          <w:color w:val="auto"/>
          <w:sz w:val="22"/>
          <w:szCs w:val="22"/>
        </w:rPr>
        <w:t>-</w:t>
      </w:r>
      <w:r w:rsidR="008D361F" w:rsidRPr="00EE7CAE">
        <w:rPr>
          <w:rFonts w:asciiTheme="majorHAnsi" w:hAnsiTheme="majorHAnsi"/>
          <w:color w:val="auto"/>
          <w:sz w:val="22"/>
          <w:szCs w:val="22"/>
        </w:rPr>
        <w:t xml:space="preserve">PARTY RIGHTS. AS STATED ABOVE, THE SERVICE IS PROVIDED TO CUSTOMER ON AN “AS IS” AND “AS AVAILABLE” BASIS AND FOR COMMERCIAL USE ONLY. CUSTOMER ASSUMES ALL RESPONSIBILITY FOR DETERMINING WHETHER THE SERVICE OR THE INFORMATION GENERATED THEREBY IS ACCURATE OR SUFFICIENT FOR CUSTOMER’S PURPOSES. </w:t>
      </w:r>
    </w:p>
    <w:p w14:paraId="71D8B9FB" w14:textId="144DA137" w:rsidR="00AB1370" w:rsidRDefault="009049E5" w:rsidP="00FA0DC6">
      <w:pPr>
        <w:pStyle w:val="ListParagraph"/>
        <w:spacing w:after="120"/>
        <w:ind w:left="0"/>
        <w:rPr>
          <w:rFonts w:ascii="Calibri" w:hAnsi="Calibri"/>
          <w:caps/>
          <w:sz w:val="22"/>
          <w:szCs w:val="22"/>
        </w:rPr>
      </w:pPr>
      <w:proofErr w:type="spellStart"/>
      <w:r>
        <w:rPr>
          <w:rFonts w:ascii="Calibri" w:hAnsi="Calibri"/>
          <w:sz w:val="22"/>
          <w:szCs w:val="22"/>
        </w:rPr>
        <w:t>Solynx</w:t>
      </w:r>
      <w:proofErr w:type="spellEnd"/>
      <w:r w:rsidR="00CB3C3D" w:rsidRPr="002B5D50">
        <w:rPr>
          <w:rFonts w:ascii="Calibri" w:hAnsi="Calibri"/>
          <w:sz w:val="22"/>
          <w:szCs w:val="22"/>
        </w:rPr>
        <w:t xml:space="preserve"> cannot and does not guarantee continuous uninterrupted or secure access to the </w:t>
      </w:r>
      <w:r w:rsidR="00AB1370">
        <w:rPr>
          <w:rFonts w:ascii="Calibri" w:hAnsi="Calibri"/>
          <w:sz w:val="22"/>
          <w:szCs w:val="22"/>
        </w:rPr>
        <w:t>Service</w:t>
      </w:r>
      <w:r w:rsidR="00CB3C3D" w:rsidRPr="002B5D50">
        <w:rPr>
          <w:rFonts w:ascii="Calibri" w:hAnsi="Calibri"/>
          <w:sz w:val="22"/>
          <w:szCs w:val="22"/>
        </w:rPr>
        <w:t xml:space="preserve"> or </w:t>
      </w:r>
      <w:r w:rsidR="00B44845">
        <w:rPr>
          <w:rFonts w:ascii="Calibri" w:hAnsi="Calibri"/>
          <w:sz w:val="22"/>
          <w:szCs w:val="22"/>
        </w:rPr>
        <w:t xml:space="preserve">any </w:t>
      </w:r>
      <w:r w:rsidR="00CB3C3D" w:rsidRPr="002B5D50">
        <w:rPr>
          <w:rFonts w:ascii="Calibri" w:hAnsi="Calibri"/>
          <w:sz w:val="22"/>
          <w:szCs w:val="22"/>
        </w:rPr>
        <w:t xml:space="preserve">features thereon. Operation of the </w:t>
      </w:r>
      <w:r w:rsidR="00AB1370">
        <w:rPr>
          <w:rFonts w:ascii="Calibri" w:hAnsi="Calibri"/>
          <w:sz w:val="22"/>
          <w:szCs w:val="22"/>
        </w:rPr>
        <w:t>Service</w:t>
      </w:r>
      <w:r w:rsidR="00CB3C3D" w:rsidRPr="002B5D50">
        <w:rPr>
          <w:rFonts w:ascii="Calibri" w:hAnsi="Calibri"/>
          <w:sz w:val="22"/>
          <w:szCs w:val="22"/>
        </w:rPr>
        <w:t xml:space="preserve"> may be subject to interference from numerous factors outside </w:t>
      </w:r>
      <w:proofErr w:type="spellStart"/>
      <w:r>
        <w:rPr>
          <w:rFonts w:ascii="Calibri" w:hAnsi="Calibri"/>
          <w:sz w:val="22"/>
          <w:szCs w:val="22"/>
        </w:rPr>
        <w:t>Solynx</w:t>
      </w:r>
      <w:r w:rsidR="00AB1370">
        <w:rPr>
          <w:rFonts w:ascii="Calibri" w:hAnsi="Calibri"/>
          <w:sz w:val="22"/>
          <w:szCs w:val="22"/>
        </w:rPr>
        <w:t>’s</w:t>
      </w:r>
      <w:proofErr w:type="spellEnd"/>
      <w:r w:rsidR="00CB3C3D" w:rsidRPr="002B5D50">
        <w:rPr>
          <w:rFonts w:ascii="Calibri" w:hAnsi="Calibri"/>
          <w:sz w:val="22"/>
          <w:szCs w:val="22"/>
        </w:rPr>
        <w:t xml:space="preserve"> control, including scheduled and preventative maintenance as well as required and emergency maintenance work. Further, </w:t>
      </w:r>
      <w:proofErr w:type="spellStart"/>
      <w:r>
        <w:rPr>
          <w:rFonts w:ascii="Calibri" w:hAnsi="Calibri"/>
          <w:sz w:val="22"/>
          <w:szCs w:val="22"/>
        </w:rPr>
        <w:t>Solynx</w:t>
      </w:r>
      <w:proofErr w:type="spellEnd"/>
      <w:r w:rsidR="00CB3C3D" w:rsidRPr="002B5D50">
        <w:rPr>
          <w:rFonts w:ascii="Calibri" w:hAnsi="Calibri"/>
          <w:sz w:val="22"/>
          <w:szCs w:val="22"/>
        </w:rPr>
        <w:t xml:space="preserve"> does not control the actions of users</w:t>
      </w:r>
      <w:r w:rsidR="00B44845">
        <w:rPr>
          <w:rFonts w:ascii="Calibri" w:hAnsi="Calibri"/>
          <w:sz w:val="22"/>
          <w:szCs w:val="22"/>
        </w:rPr>
        <w:t xml:space="preserve"> or other </w:t>
      </w:r>
      <w:r w:rsidR="00CB3C3D" w:rsidRPr="002B5D50">
        <w:rPr>
          <w:rFonts w:ascii="Calibri" w:hAnsi="Calibri"/>
          <w:sz w:val="22"/>
          <w:szCs w:val="22"/>
        </w:rPr>
        <w:t xml:space="preserve">third parties in connection with the </w:t>
      </w:r>
      <w:r w:rsidR="00AB1370">
        <w:rPr>
          <w:rFonts w:ascii="Calibri" w:hAnsi="Calibri"/>
          <w:sz w:val="22"/>
          <w:szCs w:val="22"/>
        </w:rPr>
        <w:t>Service</w:t>
      </w:r>
      <w:r w:rsidR="00CB3C3D" w:rsidRPr="002B5D50">
        <w:rPr>
          <w:rFonts w:ascii="Calibri" w:hAnsi="Calibri"/>
          <w:sz w:val="22"/>
          <w:szCs w:val="22"/>
        </w:rPr>
        <w:t>.</w:t>
      </w:r>
      <w:r w:rsidR="00CB3C3D" w:rsidRPr="002B5D50">
        <w:rPr>
          <w:rFonts w:ascii="Calibri" w:hAnsi="Calibri"/>
          <w:caps/>
          <w:sz w:val="22"/>
          <w:szCs w:val="22"/>
        </w:rPr>
        <w:t xml:space="preserve">  </w:t>
      </w:r>
    </w:p>
    <w:p w14:paraId="6A687343" w14:textId="43780697" w:rsidR="006A5787" w:rsidRPr="009B7026" w:rsidRDefault="006A5787" w:rsidP="006A5787">
      <w:pPr>
        <w:spacing w:after="120"/>
        <w:rPr>
          <w:sz w:val="22"/>
          <w:szCs w:val="22"/>
        </w:rPr>
      </w:pPr>
      <w:r w:rsidRPr="009B7026">
        <w:rPr>
          <w:b/>
          <w:bCs/>
          <w:sz w:val="22"/>
          <w:szCs w:val="22"/>
        </w:rPr>
        <w:t>10.</w:t>
      </w:r>
      <w:r w:rsidR="00C120D5">
        <w:rPr>
          <w:b/>
          <w:bCs/>
          <w:sz w:val="22"/>
          <w:szCs w:val="22"/>
        </w:rPr>
        <w:t>3</w:t>
      </w:r>
      <w:r w:rsidRPr="009B7026">
        <w:rPr>
          <w:b/>
          <w:bCs/>
          <w:sz w:val="22"/>
          <w:szCs w:val="22"/>
        </w:rPr>
        <w:t xml:space="preserve">.  </w:t>
      </w:r>
      <w:r w:rsidR="00DC080F">
        <w:rPr>
          <w:b/>
          <w:bCs/>
          <w:sz w:val="22"/>
          <w:szCs w:val="22"/>
        </w:rPr>
        <w:t xml:space="preserve">Backup; </w:t>
      </w:r>
      <w:r w:rsidRPr="009B7026">
        <w:rPr>
          <w:b/>
          <w:bCs/>
          <w:sz w:val="22"/>
          <w:szCs w:val="22"/>
        </w:rPr>
        <w:t xml:space="preserve">Business Continuity and Disaster Recovery. </w:t>
      </w:r>
      <w:proofErr w:type="spellStart"/>
      <w:r w:rsidR="009049E5">
        <w:rPr>
          <w:sz w:val="22"/>
          <w:szCs w:val="22"/>
        </w:rPr>
        <w:t>Solynx</w:t>
      </w:r>
      <w:proofErr w:type="spellEnd"/>
      <w:r w:rsidR="00DC080F" w:rsidRPr="009B7026">
        <w:rPr>
          <w:bCs/>
          <w:sz w:val="22"/>
          <w:szCs w:val="22"/>
        </w:rPr>
        <w:t xml:space="preserve"> </w:t>
      </w:r>
      <w:r w:rsidR="00B44845">
        <w:rPr>
          <w:bCs/>
          <w:sz w:val="22"/>
          <w:szCs w:val="22"/>
        </w:rPr>
        <w:t xml:space="preserve">and its licensors </w:t>
      </w:r>
      <w:r w:rsidR="00DC080F" w:rsidRPr="009B7026">
        <w:rPr>
          <w:bCs/>
          <w:sz w:val="22"/>
          <w:szCs w:val="22"/>
        </w:rPr>
        <w:t>will</w:t>
      </w:r>
      <w:r w:rsidR="00DC080F" w:rsidRPr="009B7026">
        <w:rPr>
          <w:sz w:val="22"/>
          <w:szCs w:val="22"/>
        </w:rPr>
        <w:t xml:space="preserve"> back up all Customer Data and </w:t>
      </w:r>
      <w:r w:rsidR="00B44845">
        <w:rPr>
          <w:sz w:val="22"/>
          <w:szCs w:val="22"/>
        </w:rPr>
        <w:t xml:space="preserve">Customer Deliverables </w:t>
      </w:r>
      <w:proofErr w:type="gramStart"/>
      <w:r w:rsidR="00B44845">
        <w:rPr>
          <w:sz w:val="22"/>
          <w:szCs w:val="22"/>
        </w:rPr>
        <w:t>resident</w:t>
      </w:r>
      <w:proofErr w:type="gramEnd"/>
      <w:r w:rsidR="00B44845">
        <w:rPr>
          <w:sz w:val="22"/>
          <w:szCs w:val="22"/>
        </w:rPr>
        <w:t xml:space="preserve"> on the Service and</w:t>
      </w:r>
      <w:r w:rsidRPr="009B7026">
        <w:rPr>
          <w:rFonts w:asciiTheme="majorHAnsi" w:hAnsiTheme="majorHAnsi"/>
          <w:sz w:val="22"/>
          <w:szCs w:val="22"/>
        </w:rPr>
        <w:t xml:space="preserve"> will implement and maintain a measurable, documented business continuity/disaster recovery plan to ensure continuity and quality of the Service during the Term. </w:t>
      </w:r>
    </w:p>
    <w:p w14:paraId="441ABCC9" w14:textId="47E34817" w:rsidR="006A5787" w:rsidRDefault="006A5787" w:rsidP="006A5787">
      <w:pPr>
        <w:spacing w:after="120"/>
        <w:rPr>
          <w:rFonts w:asciiTheme="majorHAnsi" w:hAnsiTheme="majorHAnsi" w:cstheme="minorBidi"/>
          <w:bCs/>
          <w:sz w:val="22"/>
          <w:szCs w:val="22"/>
        </w:rPr>
      </w:pPr>
      <w:r w:rsidRPr="009B7026">
        <w:rPr>
          <w:rFonts w:asciiTheme="majorHAnsi" w:hAnsiTheme="majorHAnsi" w:cstheme="minorBidi"/>
          <w:b/>
          <w:bCs/>
          <w:sz w:val="22"/>
          <w:szCs w:val="22"/>
        </w:rPr>
        <w:t>10.</w:t>
      </w:r>
      <w:r w:rsidR="00C120D5">
        <w:rPr>
          <w:rFonts w:asciiTheme="majorHAnsi" w:hAnsiTheme="majorHAnsi" w:cstheme="minorBidi"/>
          <w:b/>
          <w:bCs/>
          <w:sz w:val="22"/>
          <w:szCs w:val="22"/>
        </w:rPr>
        <w:t>4</w:t>
      </w:r>
      <w:r w:rsidRPr="009B7026">
        <w:rPr>
          <w:rFonts w:asciiTheme="majorHAnsi" w:hAnsiTheme="majorHAnsi" w:cstheme="minorBidi"/>
          <w:b/>
          <w:bCs/>
          <w:sz w:val="22"/>
          <w:szCs w:val="22"/>
        </w:rPr>
        <w:t>. Data Security Breaches.</w:t>
      </w:r>
      <w:r w:rsidRPr="009B7026">
        <w:rPr>
          <w:rFonts w:asciiTheme="majorHAnsi" w:hAnsiTheme="majorHAnsi" w:cstheme="minorBidi"/>
          <w:bCs/>
          <w:sz w:val="22"/>
          <w:szCs w:val="22"/>
        </w:rPr>
        <w:t xml:space="preserve"> </w:t>
      </w:r>
      <w:proofErr w:type="spellStart"/>
      <w:r w:rsidR="009049E5">
        <w:rPr>
          <w:rFonts w:asciiTheme="majorHAnsi" w:hAnsiTheme="majorHAnsi"/>
          <w:sz w:val="22"/>
          <w:szCs w:val="22"/>
        </w:rPr>
        <w:t>Solynx</w:t>
      </w:r>
      <w:proofErr w:type="spellEnd"/>
      <w:r w:rsidR="002D0732" w:rsidRPr="00EE7CAE">
        <w:rPr>
          <w:rFonts w:asciiTheme="majorHAnsi" w:hAnsiTheme="majorHAnsi"/>
          <w:sz w:val="22"/>
          <w:szCs w:val="22"/>
        </w:rPr>
        <w:t xml:space="preserve"> </w:t>
      </w:r>
      <w:r w:rsidR="002D0732">
        <w:rPr>
          <w:rFonts w:asciiTheme="majorHAnsi" w:hAnsiTheme="majorHAnsi"/>
          <w:sz w:val="22"/>
          <w:szCs w:val="22"/>
        </w:rPr>
        <w:t xml:space="preserve">and </w:t>
      </w:r>
      <w:r w:rsidR="00B44845">
        <w:rPr>
          <w:rFonts w:asciiTheme="majorHAnsi" w:hAnsiTheme="majorHAnsi"/>
          <w:sz w:val="22"/>
          <w:szCs w:val="22"/>
        </w:rPr>
        <w:t xml:space="preserve">its licensors and </w:t>
      </w:r>
      <w:r w:rsidR="002D0732">
        <w:rPr>
          <w:rFonts w:asciiTheme="majorHAnsi" w:hAnsiTheme="majorHAnsi"/>
          <w:sz w:val="22"/>
          <w:szCs w:val="22"/>
        </w:rPr>
        <w:t>third</w:t>
      </w:r>
      <w:r w:rsidR="003A4ED4">
        <w:rPr>
          <w:rFonts w:asciiTheme="majorHAnsi" w:hAnsiTheme="majorHAnsi"/>
          <w:sz w:val="22"/>
          <w:szCs w:val="22"/>
        </w:rPr>
        <w:t>-</w:t>
      </w:r>
      <w:r w:rsidR="002D0732">
        <w:rPr>
          <w:rFonts w:asciiTheme="majorHAnsi" w:hAnsiTheme="majorHAnsi"/>
          <w:sz w:val="22"/>
          <w:szCs w:val="22"/>
        </w:rPr>
        <w:t xml:space="preserve">party </w:t>
      </w:r>
      <w:r w:rsidR="002D0732" w:rsidRPr="007A5212">
        <w:rPr>
          <w:rFonts w:asciiTheme="majorHAnsi" w:hAnsiTheme="majorHAnsi"/>
          <w:sz w:val="22"/>
          <w:szCs w:val="22"/>
        </w:rPr>
        <w:t xml:space="preserve">hosting </w:t>
      </w:r>
      <w:r w:rsidR="002D0732">
        <w:rPr>
          <w:rFonts w:asciiTheme="majorHAnsi" w:hAnsiTheme="majorHAnsi"/>
          <w:sz w:val="22"/>
          <w:szCs w:val="22"/>
        </w:rPr>
        <w:t xml:space="preserve">services </w:t>
      </w:r>
      <w:r w:rsidR="002D0732" w:rsidRPr="007A5212">
        <w:rPr>
          <w:rFonts w:asciiTheme="majorHAnsi" w:hAnsiTheme="majorHAnsi"/>
          <w:sz w:val="22"/>
          <w:szCs w:val="22"/>
        </w:rPr>
        <w:t>provider</w:t>
      </w:r>
      <w:r w:rsidR="002D0732">
        <w:rPr>
          <w:rFonts w:asciiTheme="majorHAnsi" w:hAnsiTheme="majorHAnsi"/>
          <w:sz w:val="22"/>
          <w:szCs w:val="22"/>
        </w:rPr>
        <w:t xml:space="preserve">s </w:t>
      </w:r>
      <w:r w:rsidR="002D0732" w:rsidRPr="00EE7CAE">
        <w:rPr>
          <w:rFonts w:asciiTheme="majorHAnsi" w:hAnsiTheme="majorHAnsi"/>
          <w:sz w:val="22"/>
          <w:szCs w:val="22"/>
        </w:rPr>
        <w:t>will maintain reasonable administrative, physical and technical safeguards for the protection, confidentiality and integrity of Customer Data</w:t>
      </w:r>
      <w:r w:rsidR="00B44845">
        <w:rPr>
          <w:rFonts w:asciiTheme="majorHAnsi" w:hAnsiTheme="majorHAnsi"/>
          <w:sz w:val="22"/>
          <w:szCs w:val="22"/>
        </w:rPr>
        <w:t xml:space="preserve"> and Customer Deliverables as set forth in the Terms of Use</w:t>
      </w:r>
      <w:r w:rsidR="002D0732" w:rsidRPr="00EE7CAE">
        <w:rPr>
          <w:rFonts w:asciiTheme="majorHAnsi" w:hAnsiTheme="majorHAnsi"/>
          <w:sz w:val="22"/>
          <w:szCs w:val="22"/>
        </w:rPr>
        <w:t xml:space="preserve">. </w:t>
      </w:r>
      <w:r w:rsidR="002D0732">
        <w:rPr>
          <w:rFonts w:asciiTheme="majorHAnsi" w:hAnsiTheme="majorHAnsi" w:cstheme="minorBidi"/>
          <w:bCs/>
          <w:sz w:val="22"/>
          <w:szCs w:val="22"/>
        </w:rPr>
        <w:t xml:space="preserve"> </w:t>
      </w:r>
    </w:p>
    <w:p w14:paraId="50C956FE" w14:textId="17A4AF75" w:rsidR="002D0732" w:rsidRPr="00C120D5" w:rsidRDefault="00F45064" w:rsidP="002D0732">
      <w:pPr>
        <w:pStyle w:val="Default"/>
        <w:spacing w:after="120"/>
        <w:rPr>
          <w:rFonts w:asciiTheme="majorHAnsi" w:hAnsiTheme="majorHAnsi"/>
          <w:color w:val="auto"/>
          <w:sz w:val="22"/>
          <w:szCs w:val="22"/>
        </w:rPr>
      </w:pPr>
      <w:r>
        <w:rPr>
          <w:rFonts w:asciiTheme="majorHAnsi" w:hAnsiTheme="majorHAnsi"/>
          <w:b/>
          <w:bCs/>
          <w:color w:val="auto"/>
          <w:sz w:val="22"/>
          <w:szCs w:val="22"/>
        </w:rPr>
        <w:t>10.</w:t>
      </w:r>
      <w:r w:rsidR="00C120D5">
        <w:rPr>
          <w:rFonts w:asciiTheme="majorHAnsi" w:hAnsiTheme="majorHAnsi"/>
          <w:b/>
          <w:bCs/>
          <w:color w:val="auto"/>
          <w:sz w:val="22"/>
          <w:szCs w:val="22"/>
        </w:rPr>
        <w:t>5</w:t>
      </w:r>
      <w:r w:rsidR="002D0732" w:rsidRPr="00EE7CAE">
        <w:rPr>
          <w:rFonts w:asciiTheme="majorHAnsi" w:hAnsiTheme="majorHAnsi"/>
          <w:b/>
          <w:bCs/>
          <w:color w:val="auto"/>
          <w:sz w:val="22"/>
          <w:szCs w:val="22"/>
        </w:rPr>
        <w:t xml:space="preserve">.  </w:t>
      </w:r>
      <w:proofErr w:type="spellStart"/>
      <w:r w:rsidR="009049E5">
        <w:rPr>
          <w:rFonts w:asciiTheme="majorHAnsi" w:hAnsiTheme="majorHAnsi"/>
          <w:b/>
          <w:bCs/>
          <w:color w:val="auto"/>
          <w:sz w:val="22"/>
          <w:szCs w:val="22"/>
        </w:rPr>
        <w:t>Solynx</w:t>
      </w:r>
      <w:proofErr w:type="spellEnd"/>
      <w:r w:rsidR="002D0732" w:rsidRPr="00EE7CAE">
        <w:rPr>
          <w:rFonts w:asciiTheme="majorHAnsi" w:hAnsiTheme="majorHAnsi"/>
          <w:b/>
          <w:bCs/>
          <w:color w:val="auto"/>
          <w:sz w:val="22"/>
          <w:szCs w:val="22"/>
        </w:rPr>
        <w:t xml:space="preserve"> Support</w:t>
      </w:r>
      <w:r>
        <w:rPr>
          <w:rFonts w:asciiTheme="majorHAnsi" w:hAnsiTheme="majorHAnsi"/>
          <w:b/>
          <w:bCs/>
          <w:color w:val="auto"/>
          <w:sz w:val="22"/>
          <w:szCs w:val="22"/>
        </w:rPr>
        <w:t xml:space="preserve"> </w:t>
      </w:r>
      <w:r w:rsidRPr="00C120D5">
        <w:rPr>
          <w:rFonts w:asciiTheme="majorHAnsi" w:hAnsiTheme="majorHAnsi"/>
          <w:b/>
          <w:bCs/>
          <w:color w:val="auto"/>
          <w:sz w:val="22"/>
          <w:szCs w:val="22"/>
        </w:rPr>
        <w:t>and Service Level Agreement</w:t>
      </w:r>
      <w:r w:rsidR="002D0732" w:rsidRPr="00C120D5">
        <w:rPr>
          <w:rFonts w:asciiTheme="majorHAnsi" w:hAnsiTheme="majorHAnsi"/>
          <w:b/>
          <w:bCs/>
          <w:color w:val="auto"/>
          <w:sz w:val="22"/>
          <w:szCs w:val="22"/>
        </w:rPr>
        <w:t xml:space="preserve">. </w:t>
      </w:r>
      <w:r w:rsidR="002D0732" w:rsidRPr="00C120D5">
        <w:rPr>
          <w:rFonts w:asciiTheme="majorHAnsi" w:hAnsiTheme="majorHAnsi"/>
          <w:color w:val="auto"/>
          <w:sz w:val="22"/>
          <w:szCs w:val="22"/>
        </w:rPr>
        <w:t xml:space="preserve">As part of the Service, </w:t>
      </w:r>
      <w:r w:rsidR="00B41BA5" w:rsidRPr="00C120D5">
        <w:rPr>
          <w:rFonts w:asciiTheme="majorHAnsi" w:hAnsiTheme="majorHAnsi"/>
          <w:color w:val="auto"/>
          <w:sz w:val="22"/>
          <w:szCs w:val="22"/>
        </w:rPr>
        <w:t xml:space="preserve">at no additional charge, </w:t>
      </w:r>
      <w:proofErr w:type="spellStart"/>
      <w:r w:rsidR="009049E5" w:rsidRPr="00C120D5">
        <w:rPr>
          <w:rFonts w:asciiTheme="majorHAnsi" w:hAnsiTheme="majorHAnsi"/>
          <w:color w:val="auto"/>
          <w:sz w:val="22"/>
          <w:szCs w:val="22"/>
        </w:rPr>
        <w:t>Solynx</w:t>
      </w:r>
      <w:proofErr w:type="spellEnd"/>
      <w:r w:rsidR="002D0732" w:rsidRPr="00C120D5">
        <w:rPr>
          <w:rFonts w:asciiTheme="majorHAnsi" w:hAnsiTheme="majorHAnsi"/>
          <w:color w:val="auto"/>
          <w:sz w:val="22"/>
          <w:szCs w:val="22"/>
        </w:rPr>
        <w:t xml:space="preserve"> will provide Customer with </w:t>
      </w:r>
      <w:r w:rsidR="00C120D5" w:rsidRPr="00C120D5">
        <w:rPr>
          <w:rFonts w:asciiTheme="majorHAnsi" w:hAnsiTheme="majorHAnsi"/>
          <w:color w:val="auto"/>
          <w:sz w:val="22"/>
          <w:szCs w:val="22"/>
        </w:rPr>
        <w:t xml:space="preserve">reasonable </w:t>
      </w:r>
      <w:r w:rsidR="002D0732" w:rsidRPr="00C120D5">
        <w:rPr>
          <w:rFonts w:asciiTheme="majorHAnsi" w:hAnsiTheme="majorHAnsi"/>
          <w:color w:val="auto"/>
          <w:sz w:val="22"/>
        </w:rPr>
        <w:t xml:space="preserve">online </w:t>
      </w:r>
      <w:r w:rsidR="00B41BA5" w:rsidRPr="00C120D5">
        <w:rPr>
          <w:rFonts w:asciiTheme="majorHAnsi" w:hAnsiTheme="majorHAnsi"/>
          <w:color w:val="auto"/>
          <w:sz w:val="22"/>
          <w:szCs w:val="22"/>
        </w:rPr>
        <w:t>support via email and chat during normal business hours, Monday-Friday, 9 am – 5 pm, Pacific time, to</w:t>
      </w:r>
      <w:r w:rsidR="002D0732" w:rsidRPr="00C120D5">
        <w:rPr>
          <w:rFonts w:asciiTheme="majorHAnsi" w:hAnsiTheme="majorHAnsi"/>
          <w:color w:val="auto"/>
          <w:sz w:val="22"/>
          <w:szCs w:val="22"/>
        </w:rPr>
        <w:t xml:space="preserve"> assist Customer in its use of the Service. At Customer’s option, </w:t>
      </w:r>
      <w:proofErr w:type="spellStart"/>
      <w:r w:rsidR="009049E5" w:rsidRPr="00C120D5">
        <w:rPr>
          <w:rFonts w:asciiTheme="majorHAnsi" w:hAnsiTheme="majorHAnsi"/>
          <w:color w:val="auto"/>
          <w:sz w:val="22"/>
          <w:szCs w:val="22"/>
        </w:rPr>
        <w:t>Solynx</w:t>
      </w:r>
      <w:proofErr w:type="spellEnd"/>
      <w:r w:rsidR="002D0732" w:rsidRPr="00C120D5">
        <w:rPr>
          <w:rFonts w:asciiTheme="majorHAnsi" w:hAnsiTheme="majorHAnsi"/>
          <w:color w:val="auto"/>
          <w:sz w:val="22"/>
          <w:szCs w:val="22"/>
        </w:rPr>
        <w:t xml:space="preserve"> will also offer training, professional services consultation and customer support </w:t>
      </w:r>
      <w:r w:rsidR="00B41BA5" w:rsidRPr="00C120D5">
        <w:rPr>
          <w:rFonts w:asciiTheme="majorHAnsi" w:hAnsiTheme="majorHAnsi"/>
          <w:color w:val="auto"/>
          <w:sz w:val="22"/>
          <w:szCs w:val="22"/>
        </w:rPr>
        <w:t xml:space="preserve">and maintenance </w:t>
      </w:r>
      <w:r w:rsidR="002D0732" w:rsidRPr="00C120D5">
        <w:rPr>
          <w:rFonts w:asciiTheme="majorHAnsi" w:hAnsiTheme="majorHAnsi"/>
          <w:color w:val="auto"/>
          <w:sz w:val="22"/>
          <w:szCs w:val="22"/>
        </w:rPr>
        <w:t>services to Customer</w:t>
      </w:r>
      <w:r w:rsidR="00C120D5" w:rsidRPr="00C120D5">
        <w:rPr>
          <w:rFonts w:asciiTheme="majorHAnsi" w:hAnsiTheme="majorHAnsi"/>
          <w:color w:val="auto"/>
          <w:sz w:val="22"/>
          <w:szCs w:val="22"/>
        </w:rPr>
        <w:t xml:space="preserve">s on terms and </w:t>
      </w:r>
      <w:r w:rsidR="002D0732" w:rsidRPr="00C120D5">
        <w:rPr>
          <w:rFonts w:asciiTheme="majorHAnsi" w:hAnsiTheme="majorHAnsi"/>
          <w:color w:val="auto"/>
          <w:sz w:val="22"/>
          <w:szCs w:val="22"/>
        </w:rPr>
        <w:t xml:space="preserve">at the costs set forth in the applicable Order Form. </w:t>
      </w:r>
    </w:p>
    <w:p w14:paraId="35842ED8" w14:textId="681B8926" w:rsidR="008E2ED1" w:rsidRPr="00C120D5" w:rsidRDefault="008D361F" w:rsidP="00FA0DC6">
      <w:pPr>
        <w:pStyle w:val="Default"/>
        <w:spacing w:after="120"/>
        <w:rPr>
          <w:rFonts w:ascii="Calibri" w:hAnsi="Calibri"/>
          <w:sz w:val="22"/>
          <w:szCs w:val="22"/>
        </w:rPr>
      </w:pPr>
      <w:r w:rsidRPr="00C120D5">
        <w:rPr>
          <w:rFonts w:asciiTheme="majorHAnsi" w:hAnsiTheme="majorHAnsi"/>
          <w:b/>
          <w:bCs/>
          <w:color w:val="auto"/>
          <w:sz w:val="22"/>
          <w:szCs w:val="22"/>
        </w:rPr>
        <w:t>1</w:t>
      </w:r>
      <w:r w:rsidR="00B41BA5" w:rsidRPr="00C120D5">
        <w:rPr>
          <w:rFonts w:asciiTheme="majorHAnsi" w:hAnsiTheme="majorHAnsi"/>
          <w:b/>
          <w:bCs/>
          <w:color w:val="auto"/>
          <w:sz w:val="22"/>
          <w:szCs w:val="22"/>
        </w:rPr>
        <w:t>1</w:t>
      </w:r>
      <w:proofErr w:type="gramStart"/>
      <w:r w:rsidRPr="00C120D5">
        <w:rPr>
          <w:rFonts w:asciiTheme="majorHAnsi" w:hAnsiTheme="majorHAnsi"/>
          <w:b/>
          <w:bCs/>
          <w:color w:val="auto"/>
          <w:sz w:val="22"/>
          <w:szCs w:val="22"/>
        </w:rPr>
        <w:t xml:space="preserve">. </w:t>
      </w:r>
      <w:r w:rsidR="00D34658" w:rsidRPr="00C120D5">
        <w:rPr>
          <w:rFonts w:asciiTheme="majorHAnsi" w:hAnsiTheme="majorHAnsi"/>
          <w:b/>
          <w:bCs/>
          <w:color w:val="auto"/>
          <w:sz w:val="22"/>
          <w:szCs w:val="22"/>
        </w:rPr>
        <w:t xml:space="preserve"> </w:t>
      </w:r>
      <w:r w:rsidRPr="00C120D5">
        <w:rPr>
          <w:rFonts w:asciiTheme="majorHAnsi" w:hAnsiTheme="majorHAnsi"/>
          <w:b/>
          <w:bCs/>
          <w:color w:val="auto"/>
          <w:sz w:val="22"/>
          <w:szCs w:val="22"/>
        </w:rPr>
        <w:t>Indemnification</w:t>
      </w:r>
      <w:proofErr w:type="gramEnd"/>
      <w:r w:rsidRPr="00C120D5">
        <w:rPr>
          <w:rFonts w:asciiTheme="majorHAnsi" w:hAnsiTheme="majorHAnsi"/>
          <w:b/>
          <w:bCs/>
          <w:color w:val="auto"/>
          <w:sz w:val="22"/>
          <w:szCs w:val="22"/>
        </w:rPr>
        <w:t xml:space="preserve">. </w:t>
      </w:r>
    </w:p>
    <w:p w14:paraId="2B05EDDC" w14:textId="369033B1" w:rsidR="008E2ED1" w:rsidRDefault="008D361F" w:rsidP="00FA0DC6">
      <w:pPr>
        <w:pStyle w:val="Default"/>
        <w:spacing w:after="120"/>
        <w:rPr>
          <w:rFonts w:ascii="Calibri" w:hAnsi="Calibri"/>
          <w:sz w:val="22"/>
          <w:szCs w:val="22"/>
        </w:rPr>
      </w:pPr>
      <w:r w:rsidRPr="00C120D5">
        <w:rPr>
          <w:rFonts w:asciiTheme="majorHAnsi" w:hAnsiTheme="majorHAnsi"/>
          <w:b/>
          <w:bCs/>
          <w:color w:val="auto"/>
          <w:sz w:val="22"/>
          <w:szCs w:val="22"/>
        </w:rPr>
        <w:t>1</w:t>
      </w:r>
      <w:r w:rsidR="00B41BA5" w:rsidRPr="00C120D5">
        <w:rPr>
          <w:rFonts w:asciiTheme="majorHAnsi" w:hAnsiTheme="majorHAnsi"/>
          <w:b/>
          <w:bCs/>
          <w:color w:val="auto"/>
          <w:sz w:val="22"/>
          <w:szCs w:val="22"/>
        </w:rPr>
        <w:t>1</w:t>
      </w:r>
      <w:r w:rsidRPr="00C120D5">
        <w:rPr>
          <w:rFonts w:asciiTheme="majorHAnsi" w:hAnsiTheme="majorHAnsi"/>
          <w:b/>
          <w:bCs/>
          <w:color w:val="auto"/>
          <w:sz w:val="22"/>
          <w:szCs w:val="22"/>
        </w:rPr>
        <w:t xml:space="preserve">.1. </w:t>
      </w:r>
      <w:r w:rsidR="00D34658" w:rsidRPr="00C120D5">
        <w:rPr>
          <w:rFonts w:asciiTheme="majorHAnsi" w:hAnsiTheme="majorHAnsi"/>
          <w:b/>
          <w:bCs/>
          <w:color w:val="auto"/>
          <w:sz w:val="22"/>
          <w:szCs w:val="22"/>
        </w:rPr>
        <w:t xml:space="preserve"> </w:t>
      </w:r>
      <w:proofErr w:type="spellStart"/>
      <w:r w:rsidR="009049E5" w:rsidRPr="00C120D5">
        <w:rPr>
          <w:rFonts w:asciiTheme="majorHAnsi" w:hAnsiTheme="majorHAnsi"/>
          <w:b/>
          <w:color w:val="auto"/>
          <w:sz w:val="22"/>
        </w:rPr>
        <w:t>Solynx</w:t>
      </w:r>
      <w:r w:rsidR="006772D5" w:rsidRPr="00C120D5">
        <w:rPr>
          <w:rFonts w:asciiTheme="majorHAnsi" w:hAnsiTheme="majorHAnsi"/>
          <w:b/>
          <w:color w:val="auto"/>
          <w:sz w:val="22"/>
        </w:rPr>
        <w:t>’s</w:t>
      </w:r>
      <w:proofErr w:type="spellEnd"/>
      <w:r w:rsidR="006772D5" w:rsidRPr="00C120D5">
        <w:rPr>
          <w:rFonts w:asciiTheme="majorHAnsi" w:hAnsiTheme="majorHAnsi"/>
          <w:b/>
          <w:color w:val="auto"/>
          <w:sz w:val="22"/>
        </w:rPr>
        <w:t xml:space="preserve"> Indemnity</w:t>
      </w:r>
      <w:r w:rsidRPr="00C120D5">
        <w:rPr>
          <w:rFonts w:asciiTheme="majorHAnsi" w:hAnsiTheme="majorHAnsi"/>
          <w:b/>
          <w:bCs/>
          <w:color w:val="auto"/>
          <w:sz w:val="22"/>
          <w:szCs w:val="22"/>
        </w:rPr>
        <w:t xml:space="preserve">. </w:t>
      </w:r>
      <w:proofErr w:type="spellStart"/>
      <w:r w:rsidR="009049E5" w:rsidRPr="00C120D5">
        <w:rPr>
          <w:rFonts w:ascii="Calibri" w:hAnsi="Calibri"/>
          <w:sz w:val="22"/>
          <w:szCs w:val="22"/>
        </w:rPr>
        <w:t>Solynx</w:t>
      </w:r>
      <w:proofErr w:type="spellEnd"/>
      <w:r w:rsidR="008E2ED1" w:rsidRPr="00C120D5">
        <w:rPr>
          <w:rFonts w:ascii="Calibri" w:hAnsi="Calibri"/>
          <w:sz w:val="22"/>
          <w:szCs w:val="22"/>
        </w:rPr>
        <w:t xml:space="preserve"> will defend (at its own expense)</w:t>
      </w:r>
      <w:r w:rsidR="0050115A" w:rsidRPr="00C120D5">
        <w:rPr>
          <w:rFonts w:ascii="Calibri" w:hAnsi="Calibri"/>
          <w:sz w:val="22"/>
          <w:szCs w:val="22"/>
        </w:rPr>
        <w:t xml:space="preserve"> and</w:t>
      </w:r>
      <w:r w:rsidR="008E2ED1" w:rsidRPr="00C120D5">
        <w:rPr>
          <w:rFonts w:ascii="Calibri" w:hAnsi="Calibri"/>
          <w:sz w:val="22"/>
          <w:szCs w:val="22"/>
        </w:rPr>
        <w:t xml:space="preserve"> indemnify and hold harmless Customer and its Affiliates and each of their respective directors, officers, employees and agents from and against any claims, suits, losses, damages, liabilities, costs and expenses </w:t>
      </w:r>
      <w:r w:rsidR="008E2ED1" w:rsidRPr="00C120D5">
        <w:rPr>
          <w:rFonts w:asciiTheme="majorHAnsi" w:hAnsiTheme="majorHAnsi"/>
          <w:color w:val="auto"/>
          <w:sz w:val="22"/>
          <w:szCs w:val="22"/>
        </w:rPr>
        <w:t xml:space="preserve">finally awarded against Customer or entered into in settlement </w:t>
      </w:r>
      <w:r w:rsidR="008E2ED1" w:rsidRPr="00C120D5">
        <w:rPr>
          <w:rFonts w:ascii="Calibri" w:hAnsi="Calibri"/>
          <w:sz w:val="22"/>
          <w:szCs w:val="22"/>
        </w:rPr>
        <w:t xml:space="preserve">(including reasonable attorneys’ fees incurred by Company) </w:t>
      </w:r>
      <w:ins w:id="0" w:author="Charlotte Salomon" w:date="2026-04-09T12:31:00Z" w16du:dateUtc="2026-04-09T19:31:00Z">
        <w:r w:rsidR="00F6578B" w:rsidRPr="00C120D5">
          <w:rPr>
            <w:rFonts w:ascii="Calibri" w:hAnsi="Calibri"/>
            <w:sz w:val="22"/>
            <w:szCs w:val="22"/>
          </w:rPr>
          <w:t xml:space="preserve">to the extent </w:t>
        </w:r>
      </w:ins>
      <w:r w:rsidR="008E2ED1" w:rsidRPr="00C120D5">
        <w:rPr>
          <w:rFonts w:ascii="Calibri" w:hAnsi="Calibri"/>
          <w:sz w:val="22"/>
          <w:szCs w:val="22"/>
        </w:rPr>
        <w:t>arising out of a claim or action brought by a third party (each, a “Third</w:t>
      </w:r>
      <w:r w:rsidR="003A4ED4" w:rsidRPr="00C120D5">
        <w:rPr>
          <w:rFonts w:ascii="Calibri" w:hAnsi="Calibri"/>
          <w:sz w:val="22"/>
          <w:szCs w:val="22"/>
        </w:rPr>
        <w:t>-</w:t>
      </w:r>
      <w:r w:rsidR="008E2ED1" w:rsidRPr="00C120D5">
        <w:rPr>
          <w:rFonts w:ascii="Calibri" w:hAnsi="Calibri"/>
          <w:sz w:val="22"/>
          <w:szCs w:val="22"/>
        </w:rPr>
        <w:t>Party Claim”) to the extent that the action is based upon or related to (</w:t>
      </w:r>
      <w:proofErr w:type="spellStart"/>
      <w:r w:rsidR="008E2ED1" w:rsidRPr="00C120D5">
        <w:rPr>
          <w:rFonts w:ascii="Calibri" w:hAnsi="Calibri"/>
          <w:sz w:val="22"/>
          <w:szCs w:val="22"/>
        </w:rPr>
        <w:t>i</w:t>
      </w:r>
      <w:proofErr w:type="spellEnd"/>
      <w:r w:rsidR="008E2ED1" w:rsidRPr="00C120D5">
        <w:rPr>
          <w:rFonts w:ascii="Calibri" w:hAnsi="Calibri"/>
          <w:sz w:val="22"/>
          <w:szCs w:val="22"/>
        </w:rPr>
        <w:t xml:space="preserve">) a </w:t>
      </w:r>
      <w:r w:rsidR="008E2ED1" w:rsidRPr="00C120D5">
        <w:rPr>
          <w:rFonts w:ascii="Calibri" w:hAnsi="Calibri"/>
          <w:sz w:val="22"/>
        </w:rPr>
        <w:t>claim that the Service infringes</w:t>
      </w:r>
      <w:r w:rsidR="008E2ED1" w:rsidRPr="00C120D5">
        <w:rPr>
          <w:rFonts w:ascii="Calibri" w:hAnsi="Calibri"/>
          <w:sz w:val="22"/>
          <w:szCs w:val="22"/>
        </w:rPr>
        <w:t xml:space="preserve"> or violates the trademark, c</w:t>
      </w:r>
      <w:r w:rsidR="008E2ED1" w:rsidRPr="00977365">
        <w:rPr>
          <w:rFonts w:ascii="Calibri" w:hAnsi="Calibri"/>
          <w:sz w:val="22"/>
          <w:szCs w:val="22"/>
        </w:rPr>
        <w:t xml:space="preserve">opyright, patent or </w:t>
      </w:r>
      <w:r w:rsidR="008E2ED1" w:rsidRPr="00977365">
        <w:rPr>
          <w:rFonts w:ascii="Calibri" w:hAnsi="Calibri"/>
          <w:sz w:val="22"/>
          <w:szCs w:val="22"/>
        </w:rPr>
        <w:lastRenderedPageBreak/>
        <w:t>other intellectual property rights or right of privacy or publicity of any third party</w:t>
      </w:r>
      <w:r w:rsidR="008E2ED1">
        <w:rPr>
          <w:rFonts w:ascii="Calibri" w:hAnsi="Calibri"/>
          <w:sz w:val="22"/>
          <w:szCs w:val="22"/>
        </w:rPr>
        <w:t xml:space="preserve">, (ii) </w:t>
      </w:r>
      <w:proofErr w:type="spellStart"/>
      <w:r w:rsidR="009049E5">
        <w:rPr>
          <w:rFonts w:ascii="Calibri" w:hAnsi="Calibri"/>
          <w:sz w:val="22"/>
          <w:szCs w:val="22"/>
        </w:rPr>
        <w:t>Solynx</w:t>
      </w:r>
      <w:r w:rsidR="008E2ED1">
        <w:rPr>
          <w:rFonts w:ascii="Calibri" w:hAnsi="Calibri"/>
          <w:sz w:val="22"/>
          <w:szCs w:val="22"/>
        </w:rPr>
        <w:t>’s</w:t>
      </w:r>
      <w:proofErr w:type="spellEnd"/>
      <w:r w:rsidR="008E2ED1" w:rsidRPr="00271582">
        <w:rPr>
          <w:rFonts w:ascii="Calibri" w:hAnsi="Calibri"/>
          <w:sz w:val="22"/>
          <w:szCs w:val="22"/>
        </w:rPr>
        <w:t xml:space="preserve"> </w:t>
      </w:r>
      <w:r w:rsidR="008E2ED1">
        <w:rPr>
          <w:rFonts w:ascii="Calibri" w:hAnsi="Calibri"/>
          <w:sz w:val="22"/>
          <w:szCs w:val="22"/>
        </w:rPr>
        <w:t>negligence or willful misconduct</w:t>
      </w:r>
      <w:r w:rsidR="00F6578B">
        <w:rPr>
          <w:rFonts w:ascii="Calibri" w:hAnsi="Calibri"/>
          <w:sz w:val="22"/>
          <w:szCs w:val="22"/>
        </w:rPr>
        <w:t xml:space="preserve"> </w:t>
      </w:r>
      <w:r w:rsidR="008E2ED1">
        <w:rPr>
          <w:rFonts w:ascii="Calibri" w:hAnsi="Calibri"/>
          <w:sz w:val="22"/>
          <w:szCs w:val="22"/>
        </w:rPr>
        <w:t xml:space="preserve">and/or (iii) a breach by </w:t>
      </w:r>
      <w:proofErr w:type="spellStart"/>
      <w:r w:rsidR="009049E5">
        <w:rPr>
          <w:rFonts w:ascii="Calibri" w:hAnsi="Calibri"/>
          <w:sz w:val="22"/>
          <w:szCs w:val="22"/>
        </w:rPr>
        <w:t>Solynx</w:t>
      </w:r>
      <w:proofErr w:type="spellEnd"/>
      <w:r w:rsidR="008E2ED1">
        <w:rPr>
          <w:rFonts w:ascii="Calibri" w:hAnsi="Calibri"/>
          <w:sz w:val="22"/>
          <w:szCs w:val="22"/>
        </w:rPr>
        <w:t xml:space="preserve"> of </w:t>
      </w:r>
      <w:r w:rsidR="00C120D5">
        <w:rPr>
          <w:rFonts w:ascii="Calibri" w:hAnsi="Calibri"/>
          <w:sz w:val="22"/>
          <w:szCs w:val="22"/>
        </w:rPr>
        <w:t xml:space="preserve">its confidentiality obligations under this agreement or use of Customer intellectual property other than as allowed by this Agreement or other agreement between Customer and </w:t>
      </w:r>
      <w:proofErr w:type="spellStart"/>
      <w:r w:rsidR="00C120D5">
        <w:rPr>
          <w:rFonts w:ascii="Calibri" w:hAnsi="Calibri"/>
          <w:sz w:val="22"/>
          <w:szCs w:val="22"/>
        </w:rPr>
        <w:t>Solynx</w:t>
      </w:r>
      <w:proofErr w:type="spellEnd"/>
      <w:r w:rsidR="008E2ED1">
        <w:rPr>
          <w:rFonts w:ascii="Calibri" w:hAnsi="Calibri"/>
          <w:sz w:val="22"/>
          <w:szCs w:val="22"/>
        </w:rPr>
        <w:t xml:space="preserve">. </w:t>
      </w:r>
    </w:p>
    <w:p w14:paraId="1D82DF26" w14:textId="293A505E" w:rsidR="008D361F" w:rsidRPr="00EE7CAE" w:rsidRDefault="008E2ED1" w:rsidP="00FA0DC6">
      <w:pPr>
        <w:pStyle w:val="Default"/>
        <w:spacing w:after="120"/>
        <w:rPr>
          <w:rFonts w:asciiTheme="majorHAnsi" w:hAnsiTheme="majorHAnsi"/>
          <w:color w:val="auto"/>
          <w:sz w:val="22"/>
          <w:szCs w:val="22"/>
        </w:rPr>
      </w:pPr>
      <w:r w:rsidRPr="00857737">
        <w:rPr>
          <w:rFonts w:ascii="Calibri" w:hAnsi="Calibri"/>
          <w:sz w:val="22"/>
          <w:szCs w:val="22"/>
        </w:rPr>
        <w:t xml:space="preserve">If any portion of </w:t>
      </w:r>
      <w:r>
        <w:rPr>
          <w:rFonts w:ascii="Calibri" w:hAnsi="Calibri"/>
          <w:sz w:val="22"/>
          <w:szCs w:val="22"/>
        </w:rPr>
        <w:t xml:space="preserve">the Service </w:t>
      </w:r>
      <w:r w:rsidRPr="00857737">
        <w:rPr>
          <w:rFonts w:ascii="Calibri" w:hAnsi="Calibri"/>
          <w:sz w:val="22"/>
          <w:szCs w:val="22"/>
        </w:rPr>
        <w:t xml:space="preserve">becomes, or in </w:t>
      </w:r>
      <w:proofErr w:type="spellStart"/>
      <w:r w:rsidR="009049E5">
        <w:rPr>
          <w:rFonts w:ascii="Calibri" w:hAnsi="Calibri"/>
          <w:sz w:val="22"/>
          <w:szCs w:val="22"/>
        </w:rPr>
        <w:t>Solynx</w:t>
      </w:r>
      <w:r>
        <w:rPr>
          <w:rFonts w:ascii="Calibri" w:hAnsi="Calibri"/>
          <w:sz w:val="22"/>
          <w:szCs w:val="22"/>
        </w:rPr>
        <w:t>’s</w:t>
      </w:r>
      <w:proofErr w:type="spellEnd"/>
      <w:r w:rsidRPr="00857737">
        <w:rPr>
          <w:rFonts w:ascii="Calibri" w:hAnsi="Calibri"/>
          <w:sz w:val="22"/>
          <w:szCs w:val="22"/>
        </w:rPr>
        <w:t xml:space="preserve"> opinion is likely to become, the subject of a </w:t>
      </w:r>
      <w:r>
        <w:rPr>
          <w:rFonts w:ascii="Calibri" w:hAnsi="Calibri"/>
          <w:sz w:val="22"/>
          <w:szCs w:val="22"/>
        </w:rPr>
        <w:t>Third</w:t>
      </w:r>
      <w:r w:rsidR="0050115A">
        <w:rPr>
          <w:rFonts w:ascii="Calibri" w:hAnsi="Calibri"/>
          <w:sz w:val="22"/>
          <w:szCs w:val="22"/>
        </w:rPr>
        <w:t>-</w:t>
      </w:r>
      <w:r>
        <w:rPr>
          <w:rFonts w:ascii="Calibri" w:hAnsi="Calibri"/>
          <w:sz w:val="22"/>
          <w:szCs w:val="22"/>
        </w:rPr>
        <w:t>Party C</w:t>
      </w:r>
      <w:r w:rsidRPr="00857737">
        <w:rPr>
          <w:rFonts w:ascii="Calibri" w:hAnsi="Calibri"/>
          <w:sz w:val="22"/>
          <w:szCs w:val="22"/>
        </w:rPr>
        <w:t>laim</w:t>
      </w:r>
      <w:r>
        <w:rPr>
          <w:rFonts w:ascii="Calibri" w:hAnsi="Calibri"/>
          <w:sz w:val="22"/>
          <w:szCs w:val="22"/>
        </w:rPr>
        <w:t xml:space="preserve"> of infringement</w:t>
      </w:r>
      <w:r w:rsidRPr="00857737">
        <w:rPr>
          <w:rFonts w:ascii="Calibri" w:hAnsi="Calibri"/>
          <w:sz w:val="22"/>
          <w:szCs w:val="22"/>
        </w:rPr>
        <w:t>,</w:t>
      </w:r>
      <w:r>
        <w:rPr>
          <w:rFonts w:ascii="Calibri" w:hAnsi="Calibri"/>
          <w:sz w:val="22"/>
          <w:szCs w:val="22"/>
        </w:rPr>
        <w:t xml:space="preserve"> </w:t>
      </w:r>
      <w:proofErr w:type="spellStart"/>
      <w:r w:rsidR="009049E5">
        <w:rPr>
          <w:rFonts w:ascii="Calibri" w:hAnsi="Calibri"/>
          <w:sz w:val="22"/>
          <w:szCs w:val="22"/>
        </w:rPr>
        <w:t>Solynx</w:t>
      </w:r>
      <w:proofErr w:type="spellEnd"/>
      <w:r w:rsidRPr="00857737">
        <w:rPr>
          <w:rFonts w:ascii="Calibri" w:hAnsi="Calibri"/>
          <w:sz w:val="22"/>
          <w:szCs w:val="22"/>
        </w:rPr>
        <w:t xml:space="preserve">, at </w:t>
      </w:r>
      <w:proofErr w:type="spellStart"/>
      <w:r w:rsidR="009049E5">
        <w:rPr>
          <w:rFonts w:ascii="Calibri" w:hAnsi="Calibri"/>
          <w:sz w:val="22"/>
          <w:szCs w:val="22"/>
        </w:rPr>
        <w:t>Solynx</w:t>
      </w:r>
      <w:r>
        <w:rPr>
          <w:rFonts w:ascii="Calibri" w:hAnsi="Calibri"/>
          <w:sz w:val="22"/>
          <w:szCs w:val="22"/>
        </w:rPr>
        <w:t>’s</w:t>
      </w:r>
      <w:proofErr w:type="spellEnd"/>
      <w:r w:rsidRPr="00857737">
        <w:rPr>
          <w:rFonts w:ascii="Calibri" w:hAnsi="Calibri"/>
          <w:sz w:val="22"/>
          <w:szCs w:val="22"/>
        </w:rPr>
        <w:t xml:space="preserve"> option</w:t>
      </w:r>
      <w:r>
        <w:rPr>
          <w:rFonts w:ascii="Calibri" w:hAnsi="Calibri"/>
          <w:sz w:val="22"/>
          <w:szCs w:val="22"/>
        </w:rPr>
        <w:t>, may</w:t>
      </w:r>
      <w:r w:rsidRPr="00857737">
        <w:rPr>
          <w:rFonts w:ascii="Calibri" w:hAnsi="Calibri"/>
          <w:sz w:val="22"/>
          <w:szCs w:val="22"/>
        </w:rPr>
        <w:t>: (</w:t>
      </w:r>
      <w:proofErr w:type="spellStart"/>
      <w:r w:rsidRPr="00857737">
        <w:rPr>
          <w:rFonts w:ascii="Calibri" w:hAnsi="Calibri"/>
          <w:sz w:val="22"/>
          <w:szCs w:val="22"/>
        </w:rPr>
        <w:t>i</w:t>
      </w:r>
      <w:proofErr w:type="spellEnd"/>
      <w:r w:rsidRPr="00857737">
        <w:rPr>
          <w:rFonts w:ascii="Calibri" w:hAnsi="Calibri"/>
          <w:sz w:val="22"/>
          <w:szCs w:val="22"/>
        </w:rPr>
        <w:t xml:space="preserve">) procure for Customer the right to continue using </w:t>
      </w:r>
      <w:r>
        <w:rPr>
          <w:rFonts w:ascii="Calibri" w:hAnsi="Calibri"/>
          <w:sz w:val="22"/>
          <w:szCs w:val="22"/>
        </w:rPr>
        <w:t>its</w:t>
      </w:r>
      <w:r w:rsidRPr="00857737">
        <w:rPr>
          <w:rFonts w:ascii="Calibri" w:hAnsi="Calibri"/>
          <w:sz w:val="22"/>
          <w:szCs w:val="22"/>
        </w:rPr>
        <w:t xml:space="preserve"> </w:t>
      </w:r>
      <w:r>
        <w:rPr>
          <w:rFonts w:ascii="Calibri" w:hAnsi="Calibri"/>
          <w:sz w:val="22"/>
          <w:szCs w:val="22"/>
        </w:rPr>
        <w:t>Subscription</w:t>
      </w:r>
      <w:r w:rsidRPr="00857737">
        <w:rPr>
          <w:rFonts w:ascii="Calibri" w:hAnsi="Calibri"/>
          <w:sz w:val="22"/>
          <w:szCs w:val="22"/>
        </w:rPr>
        <w:t xml:space="preserve">; (ii) replace the </w:t>
      </w:r>
      <w:r w:rsidR="006772D5">
        <w:rPr>
          <w:rFonts w:ascii="Calibri" w:hAnsi="Calibri"/>
          <w:sz w:val="22"/>
          <w:szCs w:val="22"/>
        </w:rPr>
        <w:t>Service</w:t>
      </w:r>
      <w:r>
        <w:rPr>
          <w:rFonts w:ascii="Calibri" w:hAnsi="Calibri"/>
          <w:sz w:val="22"/>
          <w:szCs w:val="22"/>
        </w:rPr>
        <w:t xml:space="preserve"> </w:t>
      </w:r>
      <w:r w:rsidRPr="00857737">
        <w:rPr>
          <w:rFonts w:ascii="Calibri" w:hAnsi="Calibri"/>
          <w:sz w:val="22"/>
          <w:szCs w:val="22"/>
        </w:rPr>
        <w:t xml:space="preserve">with a non-infringing equivalent; (iii) modify the </w:t>
      </w:r>
      <w:r w:rsidR="006772D5">
        <w:rPr>
          <w:rFonts w:ascii="Calibri" w:hAnsi="Calibri"/>
          <w:sz w:val="22"/>
          <w:szCs w:val="22"/>
        </w:rPr>
        <w:t>Service</w:t>
      </w:r>
      <w:r>
        <w:rPr>
          <w:rFonts w:ascii="Calibri" w:hAnsi="Calibri"/>
          <w:sz w:val="22"/>
          <w:szCs w:val="22"/>
        </w:rPr>
        <w:t xml:space="preserve"> </w:t>
      </w:r>
      <w:r w:rsidRPr="00857737">
        <w:rPr>
          <w:rFonts w:ascii="Calibri" w:hAnsi="Calibri"/>
          <w:sz w:val="22"/>
          <w:szCs w:val="22"/>
        </w:rPr>
        <w:t xml:space="preserve">so that it becomes non-infringing; or (iv) terminate the </w:t>
      </w:r>
      <w:r>
        <w:rPr>
          <w:rFonts w:ascii="Calibri" w:hAnsi="Calibri"/>
          <w:sz w:val="22"/>
          <w:szCs w:val="22"/>
        </w:rPr>
        <w:t>Subscription</w:t>
      </w:r>
      <w:r w:rsidRPr="00857737">
        <w:rPr>
          <w:rFonts w:ascii="Calibri" w:hAnsi="Calibri"/>
          <w:sz w:val="22"/>
          <w:szCs w:val="22"/>
        </w:rPr>
        <w:t xml:space="preserve">.  Notwithstanding the foregoing, </w:t>
      </w:r>
      <w:proofErr w:type="spellStart"/>
      <w:r w:rsidR="009049E5">
        <w:rPr>
          <w:rFonts w:ascii="Calibri" w:hAnsi="Calibri"/>
          <w:sz w:val="22"/>
          <w:szCs w:val="22"/>
        </w:rPr>
        <w:t>Solynx</w:t>
      </w:r>
      <w:proofErr w:type="spellEnd"/>
      <w:r w:rsidRPr="00857737">
        <w:rPr>
          <w:rFonts w:ascii="Calibri" w:hAnsi="Calibri"/>
          <w:sz w:val="22"/>
          <w:szCs w:val="22"/>
        </w:rPr>
        <w:t xml:space="preserve"> will have no obligation under this Section or otherwise with respect to any </w:t>
      </w:r>
      <w:r>
        <w:rPr>
          <w:rFonts w:ascii="Calibri" w:hAnsi="Calibri"/>
          <w:sz w:val="22"/>
          <w:szCs w:val="22"/>
        </w:rPr>
        <w:t>Third</w:t>
      </w:r>
      <w:r w:rsidR="003E34CD">
        <w:rPr>
          <w:rFonts w:ascii="Calibri" w:hAnsi="Calibri"/>
          <w:sz w:val="22"/>
          <w:szCs w:val="22"/>
        </w:rPr>
        <w:t>-</w:t>
      </w:r>
      <w:r>
        <w:rPr>
          <w:rFonts w:ascii="Calibri" w:hAnsi="Calibri"/>
          <w:sz w:val="22"/>
          <w:szCs w:val="22"/>
        </w:rPr>
        <w:t>Party C</w:t>
      </w:r>
      <w:r w:rsidRPr="00857737">
        <w:rPr>
          <w:rFonts w:ascii="Calibri" w:hAnsi="Calibri"/>
          <w:sz w:val="22"/>
          <w:szCs w:val="22"/>
        </w:rPr>
        <w:t xml:space="preserve">laim </w:t>
      </w:r>
      <w:r>
        <w:rPr>
          <w:rFonts w:ascii="Calibri" w:hAnsi="Calibri"/>
          <w:sz w:val="22"/>
          <w:szCs w:val="22"/>
        </w:rPr>
        <w:t xml:space="preserve">of infringement </w:t>
      </w:r>
      <w:r w:rsidRPr="00857737">
        <w:rPr>
          <w:rFonts w:ascii="Calibri" w:hAnsi="Calibri"/>
          <w:sz w:val="22"/>
          <w:szCs w:val="22"/>
        </w:rPr>
        <w:t>based upon (1) any unauthorized use</w:t>
      </w:r>
      <w:r>
        <w:rPr>
          <w:rFonts w:ascii="Calibri" w:hAnsi="Calibri"/>
          <w:sz w:val="22"/>
          <w:szCs w:val="22"/>
        </w:rPr>
        <w:t xml:space="preserve"> </w:t>
      </w:r>
      <w:r w:rsidRPr="00857737">
        <w:rPr>
          <w:rFonts w:ascii="Calibri" w:hAnsi="Calibri"/>
          <w:sz w:val="22"/>
          <w:szCs w:val="22"/>
        </w:rPr>
        <w:t xml:space="preserve">of the </w:t>
      </w:r>
      <w:r>
        <w:rPr>
          <w:rFonts w:ascii="Calibri" w:hAnsi="Calibri"/>
          <w:sz w:val="22"/>
          <w:szCs w:val="22"/>
        </w:rPr>
        <w:t>Subscription</w:t>
      </w:r>
      <w:r w:rsidRPr="00857737">
        <w:rPr>
          <w:rFonts w:ascii="Calibri" w:hAnsi="Calibri"/>
          <w:sz w:val="22"/>
          <w:szCs w:val="22"/>
        </w:rPr>
        <w:t xml:space="preserve">; (2) any </w:t>
      </w:r>
      <w:r>
        <w:rPr>
          <w:rFonts w:ascii="Calibri" w:hAnsi="Calibri"/>
          <w:sz w:val="22"/>
          <w:szCs w:val="22"/>
        </w:rPr>
        <w:t xml:space="preserve">Customer </w:t>
      </w:r>
      <w:r w:rsidR="006772D5">
        <w:rPr>
          <w:rFonts w:ascii="Calibri" w:hAnsi="Calibri"/>
          <w:sz w:val="22"/>
          <w:szCs w:val="22"/>
        </w:rPr>
        <w:t>Data</w:t>
      </w:r>
      <w:r>
        <w:rPr>
          <w:rFonts w:ascii="Calibri" w:hAnsi="Calibri"/>
          <w:sz w:val="22"/>
          <w:szCs w:val="22"/>
        </w:rPr>
        <w:t xml:space="preserve"> or other </w:t>
      </w:r>
      <w:r w:rsidRPr="00857737">
        <w:rPr>
          <w:rFonts w:ascii="Calibri" w:hAnsi="Calibri"/>
          <w:sz w:val="22"/>
          <w:szCs w:val="22"/>
        </w:rPr>
        <w:t xml:space="preserve">data, information, content or other materials furnished by Customer; (3) any combination of the </w:t>
      </w:r>
      <w:r w:rsidR="006772D5">
        <w:rPr>
          <w:rFonts w:ascii="Calibri" w:hAnsi="Calibri"/>
          <w:sz w:val="22"/>
          <w:szCs w:val="22"/>
        </w:rPr>
        <w:t>Service</w:t>
      </w:r>
      <w:r>
        <w:rPr>
          <w:rFonts w:ascii="Calibri" w:hAnsi="Calibri"/>
          <w:sz w:val="22"/>
          <w:szCs w:val="22"/>
        </w:rPr>
        <w:t xml:space="preserve"> or the Subscription </w:t>
      </w:r>
      <w:r w:rsidRPr="00857737">
        <w:rPr>
          <w:rFonts w:ascii="Calibri" w:hAnsi="Calibri"/>
          <w:sz w:val="22"/>
          <w:szCs w:val="22"/>
        </w:rPr>
        <w:t xml:space="preserve">with items not provided by </w:t>
      </w:r>
      <w:proofErr w:type="spellStart"/>
      <w:r w:rsidR="009049E5">
        <w:rPr>
          <w:rFonts w:ascii="Calibri" w:hAnsi="Calibri"/>
          <w:sz w:val="22"/>
          <w:szCs w:val="22"/>
        </w:rPr>
        <w:t>Solynx</w:t>
      </w:r>
      <w:proofErr w:type="spellEnd"/>
      <w:r w:rsidRPr="00857737">
        <w:rPr>
          <w:rFonts w:ascii="Calibri" w:hAnsi="Calibri"/>
          <w:sz w:val="22"/>
          <w:szCs w:val="22"/>
        </w:rPr>
        <w:t xml:space="preserve">; or (4) any modification of the </w:t>
      </w:r>
      <w:r w:rsidR="006772D5">
        <w:rPr>
          <w:rFonts w:ascii="Calibri" w:hAnsi="Calibri"/>
          <w:sz w:val="22"/>
          <w:szCs w:val="22"/>
        </w:rPr>
        <w:t>Service</w:t>
      </w:r>
      <w:r>
        <w:rPr>
          <w:rFonts w:ascii="Calibri" w:hAnsi="Calibri"/>
          <w:sz w:val="22"/>
          <w:szCs w:val="22"/>
        </w:rPr>
        <w:t xml:space="preserve"> or the Subscription </w:t>
      </w:r>
      <w:r w:rsidRPr="00857737">
        <w:rPr>
          <w:rFonts w:ascii="Calibri" w:hAnsi="Calibri"/>
          <w:sz w:val="22"/>
          <w:szCs w:val="22"/>
        </w:rPr>
        <w:t xml:space="preserve">by any person other than </w:t>
      </w:r>
      <w:proofErr w:type="spellStart"/>
      <w:r w:rsidR="009049E5">
        <w:rPr>
          <w:rFonts w:ascii="Calibri" w:hAnsi="Calibri"/>
          <w:sz w:val="22"/>
          <w:szCs w:val="22"/>
        </w:rPr>
        <w:t>Solynx</w:t>
      </w:r>
      <w:proofErr w:type="spellEnd"/>
      <w:r w:rsidRPr="00857737">
        <w:rPr>
          <w:rFonts w:ascii="Calibri" w:hAnsi="Calibri"/>
          <w:sz w:val="22"/>
          <w:szCs w:val="22"/>
        </w:rPr>
        <w:t xml:space="preserve"> (the foregoing (1), (2), (3)</w:t>
      </w:r>
      <w:r>
        <w:rPr>
          <w:rFonts w:ascii="Calibri" w:hAnsi="Calibri"/>
          <w:sz w:val="22"/>
          <w:szCs w:val="22"/>
        </w:rPr>
        <w:t xml:space="preserve"> and</w:t>
      </w:r>
      <w:r w:rsidRPr="00857737">
        <w:rPr>
          <w:rFonts w:ascii="Calibri" w:hAnsi="Calibri"/>
          <w:sz w:val="22"/>
          <w:szCs w:val="22"/>
        </w:rPr>
        <w:t xml:space="preserve"> (4),</w:t>
      </w:r>
      <w:r w:rsidR="003E34CD">
        <w:rPr>
          <w:rFonts w:ascii="Calibri" w:hAnsi="Calibri"/>
          <w:sz w:val="22"/>
          <w:szCs w:val="22"/>
        </w:rPr>
        <w:t xml:space="preserve"> </w:t>
      </w:r>
      <w:r w:rsidRPr="00857737">
        <w:rPr>
          <w:rFonts w:ascii="Calibri" w:hAnsi="Calibri"/>
          <w:sz w:val="22"/>
          <w:szCs w:val="22"/>
        </w:rPr>
        <w:t>collectively, the “</w:t>
      </w:r>
      <w:r w:rsidRPr="00DD43A0">
        <w:rPr>
          <w:rFonts w:ascii="Calibri" w:hAnsi="Calibri"/>
          <w:sz w:val="22"/>
          <w:szCs w:val="22"/>
        </w:rPr>
        <w:t>Excluded Claims</w:t>
      </w:r>
      <w:r w:rsidRPr="00857737">
        <w:rPr>
          <w:rFonts w:ascii="Calibri" w:hAnsi="Calibri"/>
          <w:sz w:val="22"/>
          <w:szCs w:val="22"/>
        </w:rPr>
        <w:t xml:space="preserve">”).  This Section </w:t>
      </w:r>
      <w:r w:rsidR="006772D5">
        <w:rPr>
          <w:rFonts w:ascii="Calibri" w:hAnsi="Calibri"/>
          <w:sz w:val="22"/>
          <w:szCs w:val="22"/>
        </w:rPr>
        <w:t>1</w:t>
      </w:r>
      <w:r w:rsidR="00B41BA5">
        <w:rPr>
          <w:rFonts w:ascii="Calibri" w:hAnsi="Calibri"/>
          <w:sz w:val="22"/>
          <w:szCs w:val="22"/>
        </w:rPr>
        <w:t>1</w:t>
      </w:r>
      <w:r>
        <w:rPr>
          <w:rFonts w:ascii="Calibri" w:hAnsi="Calibri"/>
          <w:sz w:val="22"/>
          <w:szCs w:val="22"/>
        </w:rPr>
        <w:t>.1</w:t>
      </w:r>
      <w:r w:rsidRPr="00857737">
        <w:rPr>
          <w:rFonts w:ascii="Calibri" w:hAnsi="Calibri"/>
          <w:sz w:val="22"/>
          <w:szCs w:val="22"/>
        </w:rPr>
        <w:t xml:space="preserve"> states </w:t>
      </w:r>
      <w:proofErr w:type="spellStart"/>
      <w:r w:rsidR="009049E5">
        <w:rPr>
          <w:rFonts w:ascii="Calibri" w:hAnsi="Calibri"/>
          <w:sz w:val="22"/>
          <w:szCs w:val="22"/>
        </w:rPr>
        <w:t>Solynx</w:t>
      </w:r>
      <w:r w:rsidR="006772D5">
        <w:rPr>
          <w:rFonts w:ascii="Calibri" w:hAnsi="Calibri"/>
          <w:sz w:val="22"/>
          <w:szCs w:val="22"/>
        </w:rPr>
        <w:t>’s</w:t>
      </w:r>
      <w:proofErr w:type="spellEnd"/>
      <w:r w:rsidRPr="00857737">
        <w:rPr>
          <w:rFonts w:ascii="Calibri" w:hAnsi="Calibri"/>
          <w:sz w:val="22"/>
          <w:szCs w:val="22"/>
        </w:rPr>
        <w:t xml:space="preserve"> entire liability and Customer’s sole and exclusive remedy for </w:t>
      </w:r>
      <w:r>
        <w:rPr>
          <w:rFonts w:ascii="Calibri" w:hAnsi="Calibri"/>
          <w:sz w:val="22"/>
          <w:szCs w:val="22"/>
        </w:rPr>
        <w:t>Third</w:t>
      </w:r>
      <w:r w:rsidR="003E34CD">
        <w:rPr>
          <w:rFonts w:ascii="Calibri" w:hAnsi="Calibri"/>
          <w:sz w:val="22"/>
          <w:szCs w:val="22"/>
        </w:rPr>
        <w:t>-</w:t>
      </w:r>
      <w:r>
        <w:rPr>
          <w:rFonts w:ascii="Calibri" w:hAnsi="Calibri"/>
          <w:sz w:val="22"/>
          <w:szCs w:val="22"/>
        </w:rPr>
        <w:t>Party C</w:t>
      </w:r>
      <w:r w:rsidRPr="00857737">
        <w:rPr>
          <w:rFonts w:ascii="Calibri" w:hAnsi="Calibri"/>
          <w:sz w:val="22"/>
          <w:szCs w:val="22"/>
        </w:rPr>
        <w:t>laims</w:t>
      </w:r>
      <w:r>
        <w:rPr>
          <w:rFonts w:ascii="Calibri" w:hAnsi="Calibri"/>
          <w:sz w:val="22"/>
          <w:szCs w:val="22"/>
        </w:rPr>
        <w:t xml:space="preserve"> of infringement</w:t>
      </w:r>
      <w:r w:rsidRPr="00857737">
        <w:rPr>
          <w:rFonts w:ascii="Calibri" w:hAnsi="Calibri"/>
          <w:sz w:val="22"/>
          <w:szCs w:val="22"/>
        </w:rPr>
        <w:t>.</w:t>
      </w:r>
    </w:p>
    <w:p w14:paraId="40B7808F" w14:textId="615AABE1" w:rsidR="006772D5" w:rsidRDefault="008D361F" w:rsidP="00FA0DC6">
      <w:pPr>
        <w:pStyle w:val="Default"/>
        <w:spacing w:after="120"/>
        <w:rPr>
          <w:rFonts w:ascii="Calibri" w:hAnsi="Calibri"/>
          <w:sz w:val="22"/>
          <w:szCs w:val="22"/>
        </w:rPr>
      </w:pPr>
      <w:r w:rsidRPr="00EE7CAE">
        <w:rPr>
          <w:rFonts w:asciiTheme="majorHAnsi" w:hAnsiTheme="majorHAnsi"/>
          <w:b/>
          <w:bCs/>
          <w:color w:val="auto"/>
          <w:sz w:val="22"/>
          <w:szCs w:val="22"/>
        </w:rPr>
        <w:t>1</w:t>
      </w:r>
      <w:r w:rsidR="00B41BA5">
        <w:rPr>
          <w:rFonts w:asciiTheme="majorHAnsi" w:hAnsiTheme="majorHAnsi"/>
          <w:b/>
          <w:bCs/>
          <w:color w:val="auto"/>
          <w:sz w:val="22"/>
          <w:szCs w:val="22"/>
        </w:rPr>
        <w:t>1</w:t>
      </w:r>
      <w:r w:rsidRPr="00EE7CAE">
        <w:rPr>
          <w:rFonts w:asciiTheme="majorHAnsi" w:hAnsiTheme="majorHAnsi"/>
          <w:b/>
          <w:bCs/>
          <w:color w:val="auto"/>
          <w:sz w:val="22"/>
          <w:szCs w:val="22"/>
        </w:rPr>
        <w:t>.</w:t>
      </w:r>
      <w:r w:rsidR="00772EC6">
        <w:rPr>
          <w:rFonts w:asciiTheme="majorHAnsi" w:hAnsiTheme="majorHAnsi"/>
          <w:b/>
          <w:bCs/>
          <w:color w:val="auto"/>
          <w:sz w:val="22"/>
          <w:szCs w:val="22"/>
        </w:rPr>
        <w:t>2</w:t>
      </w:r>
      <w:r w:rsidRPr="00EE7CAE">
        <w:rPr>
          <w:rFonts w:asciiTheme="majorHAnsi" w:hAnsiTheme="majorHAnsi"/>
          <w:b/>
          <w:bCs/>
          <w:color w:val="auto"/>
          <w:sz w:val="22"/>
          <w:szCs w:val="22"/>
        </w:rPr>
        <w:t xml:space="preserve">. </w:t>
      </w:r>
      <w:r w:rsidR="00D34658" w:rsidRPr="00EE7CAE">
        <w:rPr>
          <w:rFonts w:asciiTheme="majorHAnsi" w:hAnsiTheme="majorHAnsi"/>
          <w:b/>
          <w:bCs/>
          <w:color w:val="auto"/>
          <w:sz w:val="22"/>
          <w:szCs w:val="22"/>
        </w:rPr>
        <w:t xml:space="preserve"> </w:t>
      </w:r>
      <w:r w:rsidRPr="00EE7CAE">
        <w:rPr>
          <w:rFonts w:asciiTheme="majorHAnsi" w:hAnsiTheme="majorHAnsi"/>
          <w:b/>
          <w:bCs/>
          <w:color w:val="auto"/>
          <w:sz w:val="22"/>
          <w:szCs w:val="22"/>
        </w:rPr>
        <w:t xml:space="preserve">Customer’s Indemnity. </w:t>
      </w:r>
      <w:r w:rsidR="006772D5" w:rsidRPr="008E2ED1">
        <w:rPr>
          <w:rFonts w:ascii="Calibri" w:hAnsi="Calibri"/>
          <w:sz w:val="22"/>
          <w:szCs w:val="22"/>
        </w:rPr>
        <w:t xml:space="preserve">Customer </w:t>
      </w:r>
      <w:r w:rsidR="0050115A">
        <w:rPr>
          <w:rFonts w:ascii="Calibri" w:hAnsi="Calibri"/>
          <w:sz w:val="22"/>
          <w:szCs w:val="22"/>
        </w:rPr>
        <w:t xml:space="preserve">will </w:t>
      </w:r>
      <w:r w:rsidR="006772D5" w:rsidRPr="008E2ED1">
        <w:rPr>
          <w:rFonts w:ascii="Calibri" w:hAnsi="Calibri"/>
          <w:sz w:val="22"/>
          <w:szCs w:val="22"/>
        </w:rPr>
        <w:t>defend (at its own expense)</w:t>
      </w:r>
      <w:r w:rsidR="0050115A">
        <w:rPr>
          <w:rFonts w:ascii="Calibri" w:hAnsi="Calibri"/>
          <w:sz w:val="22"/>
          <w:szCs w:val="22"/>
        </w:rPr>
        <w:t xml:space="preserve"> and</w:t>
      </w:r>
      <w:r w:rsidR="006772D5" w:rsidRPr="008E2ED1">
        <w:rPr>
          <w:rFonts w:ascii="Calibri" w:hAnsi="Calibri"/>
          <w:sz w:val="22"/>
          <w:szCs w:val="22"/>
        </w:rPr>
        <w:t xml:space="preserve"> indemnify and hold harmless </w:t>
      </w:r>
      <w:proofErr w:type="spellStart"/>
      <w:r w:rsidR="009049E5">
        <w:rPr>
          <w:rFonts w:ascii="Calibri" w:hAnsi="Calibri"/>
          <w:sz w:val="22"/>
          <w:szCs w:val="22"/>
        </w:rPr>
        <w:t>Solynx</w:t>
      </w:r>
      <w:proofErr w:type="spellEnd"/>
      <w:r w:rsidR="006772D5" w:rsidRPr="008E2ED1">
        <w:rPr>
          <w:rFonts w:ascii="Calibri" w:hAnsi="Calibri"/>
          <w:sz w:val="22"/>
          <w:szCs w:val="22"/>
        </w:rPr>
        <w:t xml:space="preserve"> and its </w:t>
      </w:r>
      <w:r w:rsidR="003E34CD">
        <w:rPr>
          <w:rFonts w:ascii="Calibri" w:hAnsi="Calibri"/>
          <w:sz w:val="22"/>
          <w:szCs w:val="22"/>
        </w:rPr>
        <w:t>members</w:t>
      </w:r>
      <w:r w:rsidR="006772D5" w:rsidRPr="008E2ED1">
        <w:rPr>
          <w:rFonts w:ascii="Calibri" w:hAnsi="Calibri"/>
          <w:sz w:val="22"/>
          <w:szCs w:val="22"/>
        </w:rPr>
        <w:t>, officers, employees</w:t>
      </w:r>
      <w:r w:rsidR="003E34CD">
        <w:rPr>
          <w:rFonts w:ascii="Calibri" w:hAnsi="Calibri"/>
          <w:sz w:val="22"/>
          <w:szCs w:val="22"/>
        </w:rPr>
        <w:t>, consultants</w:t>
      </w:r>
      <w:r w:rsidR="006772D5" w:rsidRPr="008E2ED1">
        <w:rPr>
          <w:rFonts w:ascii="Calibri" w:hAnsi="Calibri"/>
          <w:sz w:val="22"/>
          <w:szCs w:val="22"/>
        </w:rPr>
        <w:t xml:space="preserve"> and agents from and against any Third</w:t>
      </w:r>
      <w:r w:rsidR="003E34CD">
        <w:rPr>
          <w:rFonts w:ascii="Calibri" w:hAnsi="Calibri"/>
          <w:sz w:val="22"/>
          <w:szCs w:val="22"/>
        </w:rPr>
        <w:t>-</w:t>
      </w:r>
      <w:r w:rsidR="006772D5" w:rsidRPr="008E2ED1">
        <w:rPr>
          <w:rFonts w:ascii="Calibri" w:hAnsi="Calibri"/>
          <w:sz w:val="22"/>
          <w:szCs w:val="22"/>
        </w:rPr>
        <w:t xml:space="preserve">Party Claim </w:t>
      </w:r>
      <w:r w:rsidR="00F6578B">
        <w:rPr>
          <w:rFonts w:ascii="Calibri" w:hAnsi="Calibri"/>
          <w:sz w:val="22"/>
          <w:szCs w:val="22"/>
        </w:rPr>
        <w:t>to the extent arising out of</w:t>
      </w:r>
      <w:r w:rsidR="006772D5" w:rsidRPr="008E2ED1">
        <w:rPr>
          <w:rFonts w:ascii="Calibri" w:hAnsi="Calibri"/>
          <w:sz w:val="22"/>
          <w:szCs w:val="22"/>
        </w:rPr>
        <w:t xml:space="preserve"> (a) any Excluded Claim, (b) Customer’s breach of </w:t>
      </w:r>
      <w:r w:rsidR="00C120D5">
        <w:rPr>
          <w:rFonts w:ascii="Calibri" w:hAnsi="Calibri"/>
          <w:sz w:val="22"/>
          <w:szCs w:val="22"/>
        </w:rPr>
        <w:t xml:space="preserve">its confidentiality obligations under this Agreement or use of </w:t>
      </w:r>
      <w:proofErr w:type="spellStart"/>
      <w:r w:rsidR="00C120D5">
        <w:rPr>
          <w:rFonts w:ascii="Calibri" w:hAnsi="Calibri"/>
          <w:sz w:val="22"/>
          <w:szCs w:val="22"/>
        </w:rPr>
        <w:t>Solynx</w:t>
      </w:r>
      <w:proofErr w:type="spellEnd"/>
      <w:r w:rsidR="00C120D5">
        <w:rPr>
          <w:rFonts w:ascii="Calibri" w:hAnsi="Calibri"/>
          <w:sz w:val="22"/>
          <w:szCs w:val="22"/>
        </w:rPr>
        <w:t xml:space="preserve"> intellectual property other than expressly permitted under this Agreement</w:t>
      </w:r>
      <w:r w:rsidR="006772D5" w:rsidRPr="008E2ED1">
        <w:rPr>
          <w:rFonts w:ascii="Calibri" w:hAnsi="Calibri"/>
          <w:sz w:val="22"/>
          <w:szCs w:val="22"/>
        </w:rPr>
        <w:t xml:space="preserve">, (c) Customer’s </w:t>
      </w:r>
      <w:r w:rsidR="00F6578B">
        <w:rPr>
          <w:rFonts w:ascii="Calibri" w:hAnsi="Calibri"/>
          <w:sz w:val="22"/>
          <w:szCs w:val="22"/>
        </w:rPr>
        <w:t>acts or omissions</w:t>
      </w:r>
      <w:r w:rsidR="006772D5" w:rsidRPr="008E2ED1">
        <w:rPr>
          <w:rFonts w:ascii="Calibri" w:hAnsi="Calibri"/>
          <w:sz w:val="22"/>
          <w:szCs w:val="22"/>
        </w:rPr>
        <w:t xml:space="preserve">, including any Claim for </w:t>
      </w:r>
      <w:r w:rsidR="00F6578B">
        <w:rPr>
          <w:rFonts w:ascii="Calibri" w:hAnsi="Calibri"/>
          <w:sz w:val="22"/>
          <w:szCs w:val="22"/>
        </w:rPr>
        <w:t>Customer’s misuse of the Service</w:t>
      </w:r>
      <w:r w:rsidR="006772D5" w:rsidRPr="008E2ED1">
        <w:rPr>
          <w:rFonts w:ascii="Calibri" w:hAnsi="Calibri"/>
          <w:sz w:val="22"/>
          <w:szCs w:val="22"/>
        </w:rPr>
        <w:t xml:space="preserve">, and (d) any claim that any </w:t>
      </w:r>
      <w:r w:rsidR="006772D5">
        <w:rPr>
          <w:rFonts w:ascii="Calibri" w:hAnsi="Calibri"/>
          <w:sz w:val="22"/>
          <w:szCs w:val="22"/>
        </w:rPr>
        <w:t>Customer Data</w:t>
      </w:r>
      <w:r w:rsidR="006772D5" w:rsidRPr="008E2ED1">
        <w:rPr>
          <w:rFonts w:ascii="Calibri" w:hAnsi="Calibri"/>
          <w:sz w:val="22"/>
          <w:szCs w:val="22"/>
        </w:rPr>
        <w:t xml:space="preserve"> provided by Customer to </w:t>
      </w:r>
      <w:proofErr w:type="spellStart"/>
      <w:r w:rsidR="009049E5">
        <w:rPr>
          <w:rFonts w:ascii="Calibri" w:hAnsi="Calibri"/>
          <w:sz w:val="22"/>
          <w:szCs w:val="22"/>
        </w:rPr>
        <w:t>Solynx</w:t>
      </w:r>
      <w:proofErr w:type="spellEnd"/>
      <w:r w:rsidR="006772D5" w:rsidRPr="008E2ED1">
        <w:rPr>
          <w:rFonts w:ascii="Calibri" w:hAnsi="Calibri"/>
          <w:sz w:val="22"/>
          <w:szCs w:val="22"/>
        </w:rPr>
        <w:t xml:space="preserve"> under the Subscription infringes or violates the trademark, copyright, patent or other intellectual property rights or right of privacy or publicity of any third party.  Notwithstanding the foregoing, Customer will have no obligation under this Section or otherwise with respect to any Third</w:t>
      </w:r>
      <w:r w:rsidR="003A4ED4">
        <w:rPr>
          <w:rFonts w:ascii="Calibri" w:hAnsi="Calibri"/>
          <w:sz w:val="22"/>
          <w:szCs w:val="22"/>
        </w:rPr>
        <w:t>-</w:t>
      </w:r>
      <w:r w:rsidR="006772D5" w:rsidRPr="008E2ED1">
        <w:rPr>
          <w:rFonts w:ascii="Calibri" w:hAnsi="Calibri"/>
          <w:sz w:val="22"/>
          <w:szCs w:val="22"/>
        </w:rPr>
        <w:t xml:space="preserve">Party Claim based upon any unauthorized use, modification or combination of </w:t>
      </w:r>
      <w:r w:rsidR="006772D5">
        <w:rPr>
          <w:rFonts w:ascii="Calibri" w:hAnsi="Calibri"/>
          <w:sz w:val="22"/>
          <w:szCs w:val="22"/>
        </w:rPr>
        <w:t>the Customer Data</w:t>
      </w:r>
      <w:r w:rsidR="006772D5" w:rsidRPr="008E2ED1">
        <w:rPr>
          <w:rFonts w:ascii="Calibri" w:hAnsi="Calibri"/>
          <w:sz w:val="22"/>
          <w:szCs w:val="22"/>
        </w:rPr>
        <w:t xml:space="preserve"> by </w:t>
      </w:r>
      <w:proofErr w:type="spellStart"/>
      <w:r w:rsidR="009049E5">
        <w:rPr>
          <w:rFonts w:ascii="Calibri" w:hAnsi="Calibri"/>
          <w:sz w:val="22"/>
          <w:szCs w:val="22"/>
        </w:rPr>
        <w:t>Solynx</w:t>
      </w:r>
      <w:proofErr w:type="spellEnd"/>
      <w:r w:rsidR="006772D5" w:rsidRPr="008E2ED1">
        <w:rPr>
          <w:rFonts w:ascii="Calibri" w:hAnsi="Calibri"/>
          <w:sz w:val="22"/>
          <w:szCs w:val="22"/>
        </w:rPr>
        <w:t xml:space="preserve">. </w:t>
      </w:r>
    </w:p>
    <w:p w14:paraId="5ACBB9ED" w14:textId="267F42D3" w:rsidR="008D361F" w:rsidRPr="00EE7CAE" w:rsidRDefault="008D361F" w:rsidP="00FA0DC6">
      <w:pPr>
        <w:pStyle w:val="Default"/>
        <w:spacing w:after="120"/>
        <w:rPr>
          <w:rFonts w:asciiTheme="majorHAnsi" w:hAnsiTheme="majorHAnsi"/>
          <w:color w:val="auto"/>
          <w:sz w:val="22"/>
          <w:szCs w:val="22"/>
        </w:rPr>
      </w:pPr>
      <w:r w:rsidRPr="00EE7CAE">
        <w:rPr>
          <w:rFonts w:asciiTheme="majorHAnsi" w:hAnsiTheme="majorHAnsi"/>
          <w:b/>
          <w:bCs/>
          <w:color w:val="auto"/>
          <w:sz w:val="22"/>
          <w:szCs w:val="22"/>
        </w:rPr>
        <w:t>1</w:t>
      </w:r>
      <w:r w:rsidR="00B41BA5">
        <w:rPr>
          <w:rFonts w:asciiTheme="majorHAnsi" w:hAnsiTheme="majorHAnsi"/>
          <w:b/>
          <w:bCs/>
          <w:color w:val="auto"/>
          <w:sz w:val="22"/>
          <w:szCs w:val="22"/>
        </w:rPr>
        <w:t>1</w:t>
      </w:r>
      <w:r w:rsidRPr="00EE7CAE">
        <w:rPr>
          <w:rFonts w:asciiTheme="majorHAnsi" w:hAnsiTheme="majorHAnsi"/>
          <w:b/>
          <w:bCs/>
          <w:color w:val="auto"/>
          <w:sz w:val="22"/>
          <w:szCs w:val="22"/>
        </w:rPr>
        <w:t>.</w:t>
      </w:r>
      <w:r w:rsidR="00772EC6">
        <w:rPr>
          <w:rFonts w:asciiTheme="majorHAnsi" w:hAnsiTheme="majorHAnsi"/>
          <w:b/>
          <w:bCs/>
          <w:color w:val="auto"/>
          <w:sz w:val="22"/>
          <w:szCs w:val="22"/>
        </w:rPr>
        <w:t>3</w:t>
      </w:r>
      <w:r w:rsidRPr="00EE7CAE">
        <w:rPr>
          <w:rFonts w:asciiTheme="majorHAnsi" w:hAnsiTheme="majorHAnsi"/>
          <w:b/>
          <w:bCs/>
          <w:color w:val="auto"/>
          <w:sz w:val="22"/>
          <w:szCs w:val="22"/>
        </w:rPr>
        <w:t xml:space="preserve">. </w:t>
      </w:r>
      <w:r w:rsidR="00D34658" w:rsidRPr="00EE7CAE">
        <w:rPr>
          <w:rFonts w:asciiTheme="majorHAnsi" w:hAnsiTheme="majorHAnsi"/>
          <w:b/>
          <w:bCs/>
          <w:color w:val="auto"/>
          <w:sz w:val="22"/>
          <w:szCs w:val="22"/>
        </w:rPr>
        <w:t xml:space="preserve"> </w:t>
      </w:r>
      <w:r w:rsidRPr="00EE7CAE">
        <w:rPr>
          <w:rFonts w:asciiTheme="majorHAnsi" w:hAnsiTheme="majorHAnsi"/>
          <w:b/>
          <w:bCs/>
          <w:color w:val="auto"/>
          <w:sz w:val="22"/>
          <w:szCs w:val="22"/>
        </w:rPr>
        <w:t>Indemnification Procedures</w:t>
      </w:r>
      <w:r w:rsidRPr="00EE7CAE">
        <w:rPr>
          <w:rFonts w:asciiTheme="majorHAnsi" w:hAnsiTheme="majorHAnsi"/>
          <w:color w:val="auto"/>
          <w:sz w:val="22"/>
          <w:szCs w:val="22"/>
        </w:rPr>
        <w:t xml:space="preserve">. </w:t>
      </w:r>
      <w:r w:rsidR="003E34CD">
        <w:rPr>
          <w:rFonts w:asciiTheme="majorHAnsi" w:hAnsiTheme="majorHAnsi"/>
          <w:color w:val="auto"/>
          <w:sz w:val="22"/>
          <w:szCs w:val="22"/>
        </w:rPr>
        <w:t xml:space="preserve">On </w:t>
      </w:r>
      <w:r w:rsidR="0050115A">
        <w:rPr>
          <w:rFonts w:asciiTheme="majorHAnsi" w:hAnsiTheme="majorHAnsi"/>
          <w:color w:val="auto"/>
          <w:sz w:val="22"/>
          <w:szCs w:val="22"/>
        </w:rPr>
        <w:t xml:space="preserve">the commencement of </w:t>
      </w:r>
      <w:r w:rsidR="003E34CD">
        <w:rPr>
          <w:rFonts w:asciiTheme="majorHAnsi" w:hAnsiTheme="majorHAnsi"/>
          <w:color w:val="auto"/>
          <w:sz w:val="22"/>
          <w:szCs w:val="22"/>
        </w:rPr>
        <w:t>a Third-Party Claim</w:t>
      </w:r>
      <w:r w:rsidRPr="00EE7CAE">
        <w:rPr>
          <w:rFonts w:asciiTheme="majorHAnsi" w:hAnsiTheme="majorHAnsi"/>
          <w:color w:val="auto"/>
          <w:sz w:val="22"/>
          <w:szCs w:val="22"/>
        </w:rPr>
        <w:t xml:space="preserve">, the indemnified party </w:t>
      </w:r>
      <w:r w:rsidR="008E621B" w:rsidRPr="00EE7CAE">
        <w:rPr>
          <w:rFonts w:asciiTheme="majorHAnsi" w:hAnsiTheme="majorHAnsi"/>
          <w:color w:val="auto"/>
          <w:sz w:val="22"/>
          <w:szCs w:val="22"/>
        </w:rPr>
        <w:t>will</w:t>
      </w:r>
      <w:r w:rsidRPr="00EE7CAE">
        <w:rPr>
          <w:rFonts w:asciiTheme="majorHAnsi" w:hAnsiTheme="majorHAnsi"/>
          <w:color w:val="auto"/>
          <w:sz w:val="22"/>
          <w:szCs w:val="22"/>
        </w:rPr>
        <w:t>: (</w:t>
      </w:r>
      <w:proofErr w:type="spellStart"/>
      <w:r w:rsidRPr="00EE7CAE">
        <w:rPr>
          <w:rFonts w:asciiTheme="majorHAnsi" w:hAnsiTheme="majorHAnsi"/>
          <w:color w:val="auto"/>
          <w:sz w:val="22"/>
          <w:szCs w:val="22"/>
        </w:rPr>
        <w:t>i</w:t>
      </w:r>
      <w:proofErr w:type="spellEnd"/>
      <w:r w:rsidRPr="00EE7CAE">
        <w:rPr>
          <w:rFonts w:asciiTheme="majorHAnsi" w:hAnsiTheme="majorHAnsi"/>
          <w:color w:val="auto"/>
          <w:sz w:val="22"/>
          <w:szCs w:val="22"/>
        </w:rPr>
        <w:t>) promptly notify the indemnifying party in writing of such Claim; (ii) allow the indemnifying party to have sole control of its defense and settlement; and (iii) upon request of the indemnifying party, cooperate in all reasonable respects, at the indemnifying party’s cost and expense, with the indemnifying party in the investigation and defense of such Claim and any appeal arising therefrom. The indemnification obligations under this Section 1</w:t>
      </w:r>
      <w:r w:rsidR="00B41BA5">
        <w:rPr>
          <w:rFonts w:asciiTheme="majorHAnsi" w:hAnsiTheme="majorHAnsi"/>
          <w:color w:val="auto"/>
          <w:sz w:val="22"/>
          <w:szCs w:val="22"/>
        </w:rPr>
        <w:t>1</w:t>
      </w:r>
      <w:r w:rsidRPr="00EE7CAE">
        <w:rPr>
          <w:rFonts w:asciiTheme="majorHAnsi" w:hAnsiTheme="majorHAnsi"/>
          <w:color w:val="auto"/>
          <w:sz w:val="22"/>
          <w:szCs w:val="22"/>
        </w:rPr>
        <w:t xml:space="preserve"> are expressly conditioned upon the indemnified party’s compliance with this Section 1</w:t>
      </w:r>
      <w:r w:rsidR="00B41BA5">
        <w:rPr>
          <w:rFonts w:asciiTheme="majorHAnsi" w:hAnsiTheme="majorHAnsi"/>
          <w:color w:val="auto"/>
          <w:sz w:val="22"/>
          <w:szCs w:val="22"/>
        </w:rPr>
        <w:t>1</w:t>
      </w:r>
      <w:r w:rsidRPr="00EE7CAE">
        <w:rPr>
          <w:rFonts w:asciiTheme="majorHAnsi" w:hAnsiTheme="majorHAnsi"/>
          <w:color w:val="auto"/>
          <w:sz w:val="22"/>
          <w:szCs w:val="22"/>
        </w:rPr>
        <w:t>.</w:t>
      </w:r>
      <w:r w:rsidR="003E34CD">
        <w:rPr>
          <w:rFonts w:asciiTheme="majorHAnsi" w:hAnsiTheme="majorHAnsi"/>
          <w:color w:val="auto"/>
          <w:sz w:val="22"/>
          <w:szCs w:val="22"/>
        </w:rPr>
        <w:t>3</w:t>
      </w:r>
      <w:r w:rsidRPr="00EE7CAE">
        <w:rPr>
          <w:rFonts w:asciiTheme="majorHAnsi" w:hAnsiTheme="majorHAnsi"/>
          <w:color w:val="auto"/>
          <w:sz w:val="22"/>
          <w:szCs w:val="22"/>
        </w:rPr>
        <w:t xml:space="preserve"> except that failure to notify the indemnifying party of such Claim </w:t>
      </w:r>
      <w:r w:rsidR="008E621B" w:rsidRPr="00EE7CAE">
        <w:rPr>
          <w:rFonts w:asciiTheme="majorHAnsi" w:hAnsiTheme="majorHAnsi"/>
          <w:color w:val="auto"/>
          <w:sz w:val="22"/>
          <w:szCs w:val="22"/>
        </w:rPr>
        <w:t>will</w:t>
      </w:r>
      <w:r w:rsidRPr="00EE7CAE">
        <w:rPr>
          <w:rFonts w:asciiTheme="majorHAnsi" w:hAnsiTheme="majorHAnsi"/>
          <w:color w:val="auto"/>
          <w:sz w:val="22"/>
          <w:szCs w:val="22"/>
        </w:rPr>
        <w:t xml:space="preserve"> not relieve that party of its obligations under this Section 1</w:t>
      </w:r>
      <w:r w:rsidR="00B41BA5">
        <w:rPr>
          <w:rFonts w:asciiTheme="majorHAnsi" w:hAnsiTheme="majorHAnsi"/>
          <w:color w:val="auto"/>
          <w:sz w:val="22"/>
          <w:szCs w:val="22"/>
        </w:rPr>
        <w:t>1</w:t>
      </w:r>
      <w:r w:rsidRPr="00EE7CAE">
        <w:rPr>
          <w:rFonts w:asciiTheme="majorHAnsi" w:hAnsiTheme="majorHAnsi"/>
          <w:color w:val="auto"/>
          <w:sz w:val="22"/>
          <w:szCs w:val="22"/>
        </w:rPr>
        <w:t xml:space="preserve"> but such Claim </w:t>
      </w:r>
      <w:r w:rsidR="008E621B" w:rsidRPr="00EE7CAE">
        <w:rPr>
          <w:rFonts w:asciiTheme="majorHAnsi" w:hAnsiTheme="majorHAnsi"/>
          <w:color w:val="auto"/>
          <w:sz w:val="22"/>
          <w:szCs w:val="22"/>
        </w:rPr>
        <w:t>will</w:t>
      </w:r>
      <w:r w:rsidRPr="00EE7CAE">
        <w:rPr>
          <w:rFonts w:asciiTheme="majorHAnsi" w:hAnsiTheme="majorHAnsi"/>
          <w:color w:val="auto"/>
          <w:sz w:val="22"/>
          <w:szCs w:val="22"/>
        </w:rPr>
        <w:t xml:space="preserve"> be reduced to the extent of any </w:t>
      </w:r>
      <w:proofErr w:type="gramStart"/>
      <w:r w:rsidRPr="00EE7CAE">
        <w:rPr>
          <w:rFonts w:asciiTheme="majorHAnsi" w:hAnsiTheme="majorHAnsi"/>
          <w:color w:val="auto"/>
          <w:sz w:val="22"/>
          <w:szCs w:val="22"/>
        </w:rPr>
        <w:t>damages</w:t>
      </w:r>
      <w:proofErr w:type="gramEnd"/>
      <w:r w:rsidRPr="00EE7CAE">
        <w:rPr>
          <w:rFonts w:asciiTheme="majorHAnsi" w:hAnsiTheme="majorHAnsi"/>
          <w:color w:val="auto"/>
          <w:sz w:val="22"/>
          <w:szCs w:val="22"/>
        </w:rPr>
        <w:t xml:space="preserve"> attributable to such failure. </w:t>
      </w:r>
      <w:r w:rsidR="008E2ED1" w:rsidRPr="00BF2E02">
        <w:rPr>
          <w:rFonts w:ascii="Calibri" w:hAnsi="Calibri"/>
          <w:sz w:val="22"/>
          <w:szCs w:val="22"/>
        </w:rPr>
        <w:t xml:space="preserve">The indemnifying party will not be responsible for any costs incurred or compromise made by the indemnified party without the indemnifying party's prior written consent. The indemnifying party may not </w:t>
      </w:r>
      <w:proofErr w:type="gramStart"/>
      <w:r w:rsidR="008E2ED1" w:rsidRPr="00BF2E02">
        <w:rPr>
          <w:rFonts w:ascii="Calibri" w:hAnsi="Calibri"/>
          <w:sz w:val="22"/>
          <w:szCs w:val="22"/>
        </w:rPr>
        <w:t>enter into</w:t>
      </w:r>
      <w:proofErr w:type="gramEnd"/>
      <w:r w:rsidR="008E2ED1" w:rsidRPr="00BF2E02">
        <w:rPr>
          <w:rFonts w:ascii="Calibri" w:hAnsi="Calibri"/>
          <w:sz w:val="22"/>
          <w:szCs w:val="22"/>
        </w:rPr>
        <w:t xml:space="preserve"> any settlement that imposes a financial obligation on or otherwise adversely impacts the indemnified party without the indemnified party’s prior written consent.</w:t>
      </w:r>
      <w:r w:rsidR="008E2ED1">
        <w:rPr>
          <w:rFonts w:ascii="Calibri" w:hAnsi="Calibri"/>
          <w:sz w:val="22"/>
          <w:szCs w:val="22"/>
        </w:rPr>
        <w:t xml:space="preserve"> </w:t>
      </w:r>
    </w:p>
    <w:p w14:paraId="1195FD09" w14:textId="7C43E567" w:rsidR="0098659A" w:rsidRDefault="0098659A" w:rsidP="0098659A">
      <w:pPr>
        <w:pStyle w:val="Default"/>
        <w:spacing w:after="120"/>
        <w:rPr>
          <w:rFonts w:asciiTheme="majorHAnsi" w:hAnsiTheme="majorHAnsi"/>
          <w:b/>
          <w:bCs/>
          <w:color w:val="auto"/>
          <w:sz w:val="22"/>
          <w:szCs w:val="22"/>
        </w:rPr>
      </w:pPr>
      <w:r w:rsidRPr="00EE7CAE">
        <w:rPr>
          <w:rFonts w:asciiTheme="majorHAnsi" w:hAnsiTheme="majorHAnsi"/>
          <w:b/>
          <w:bCs/>
          <w:color w:val="auto"/>
          <w:sz w:val="22"/>
          <w:szCs w:val="22"/>
        </w:rPr>
        <w:t>1</w:t>
      </w:r>
      <w:r w:rsidR="00B41BA5">
        <w:rPr>
          <w:rFonts w:asciiTheme="majorHAnsi" w:hAnsiTheme="majorHAnsi"/>
          <w:b/>
          <w:bCs/>
          <w:color w:val="auto"/>
          <w:sz w:val="22"/>
          <w:szCs w:val="22"/>
        </w:rPr>
        <w:t>2</w:t>
      </w:r>
      <w:proofErr w:type="gramStart"/>
      <w:r w:rsidRPr="00EE7CAE">
        <w:rPr>
          <w:rFonts w:asciiTheme="majorHAnsi" w:hAnsiTheme="majorHAnsi"/>
          <w:b/>
          <w:bCs/>
          <w:color w:val="auto"/>
          <w:sz w:val="22"/>
          <w:szCs w:val="22"/>
        </w:rPr>
        <w:t>.  General</w:t>
      </w:r>
      <w:proofErr w:type="gramEnd"/>
      <w:r w:rsidRPr="00EE7CAE">
        <w:rPr>
          <w:rFonts w:asciiTheme="majorHAnsi" w:hAnsiTheme="majorHAnsi"/>
          <w:b/>
          <w:bCs/>
          <w:color w:val="auto"/>
          <w:sz w:val="22"/>
          <w:szCs w:val="22"/>
        </w:rPr>
        <w:t xml:space="preserve"> Provisions. </w:t>
      </w:r>
    </w:p>
    <w:p w14:paraId="42190D59" w14:textId="09990401" w:rsidR="0098659A" w:rsidRDefault="0098659A" w:rsidP="0098659A">
      <w:pPr>
        <w:pStyle w:val="Default"/>
        <w:spacing w:after="120"/>
        <w:rPr>
          <w:rFonts w:asciiTheme="majorHAnsi" w:hAnsiTheme="majorHAnsi"/>
          <w:color w:val="auto"/>
          <w:sz w:val="22"/>
          <w:szCs w:val="22"/>
        </w:rPr>
      </w:pPr>
      <w:r>
        <w:rPr>
          <w:rFonts w:asciiTheme="majorHAnsi" w:hAnsiTheme="majorHAnsi"/>
          <w:color w:val="auto"/>
          <w:sz w:val="22"/>
          <w:szCs w:val="22"/>
        </w:rPr>
        <w:t>(</w:t>
      </w:r>
      <w:proofErr w:type="spellStart"/>
      <w:r>
        <w:rPr>
          <w:rFonts w:asciiTheme="majorHAnsi" w:hAnsiTheme="majorHAnsi"/>
          <w:color w:val="auto"/>
          <w:sz w:val="22"/>
          <w:szCs w:val="22"/>
        </w:rPr>
        <w:t>i</w:t>
      </w:r>
      <w:proofErr w:type="spellEnd"/>
      <w:r>
        <w:rPr>
          <w:rFonts w:asciiTheme="majorHAnsi" w:hAnsiTheme="majorHAnsi"/>
          <w:color w:val="auto"/>
          <w:sz w:val="22"/>
          <w:szCs w:val="22"/>
        </w:rPr>
        <w:t>) T</w:t>
      </w:r>
      <w:r w:rsidRPr="00EE7CAE">
        <w:rPr>
          <w:rFonts w:asciiTheme="majorHAnsi" w:hAnsiTheme="majorHAnsi"/>
          <w:color w:val="auto"/>
          <w:sz w:val="22"/>
          <w:szCs w:val="22"/>
        </w:rPr>
        <w:t xml:space="preserve">his Agreement will inure to </w:t>
      </w:r>
      <w:r>
        <w:rPr>
          <w:rFonts w:asciiTheme="majorHAnsi" w:hAnsiTheme="majorHAnsi"/>
          <w:color w:val="auto"/>
          <w:sz w:val="22"/>
          <w:szCs w:val="22"/>
        </w:rPr>
        <w:t xml:space="preserve">the </w:t>
      </w:r>
      <w:r w:rsidRPr="00EE7CAE">
        <w:rPr>
          <w:rFonts w:asciiTheme="majorHAnsi" w:hAnsiTheme="majorHAnsi"/>
          <w:color w:val="auto"/>
          <w:sz w:val="22"/>
          <w:szCs w:val="22"/>
        </w:rPr>
        <w:t xml:space="preserve">benefit </w:t>
      </w:r>
      <w:r>
        <w:rPr>
          <w:rFonts w:asciiTheme="majorHAnsi" w:hAnsiTheme="majorHAnsi"/>
          <w:color w:val="auto"/>
          <w:sz w:val="22"/>
          <w:szCs w:val="22"/>
        </w:rPr>
        <w:t xml:space="preserve">of </w:t>
      </w:r>
      <w:r w:rsidRPr="00EE7CAE">
        <w:rPr>
          <w:rFonts w:asciiTheme="majorHAnsi" w:hAnsiTheme="majorHAnsi"/>
          <w:color w:val="auto"/>
          <w:sz w:val="22"/>
          <w:szCs w:val="22"/>
        </w:rPr>
        <w:t xml:space="preserve">and bind </w:t>
      </w:r>
      <w:r>
        <w:rPr>
          <w:rFonts w:asciiTheme="majorHAnsi" w:hAnsiTheme="majorHAnsi"/>
          <w:color w:val="auto"/>
          <w:sz w:val="22"/>
          <w:szCs w:val="22"/>
        </w:rPr>
        <w:t xml:space="preserve">each </w:t>
      </w:r>
      <w:r w:rsidRPr="00EE7CAE">
        <w:rPr>
          <w:rFonts w:asciiTheme="majorHAnsi" w:hAnsiTheme="majorHAnsi"/>
          <w:color w:val="auto"/>
          <w:sz w:val="22"/>
          <w:szCs w:val="22"/>
        </w:rPr>
        <w:t>part</w:t>
      </w:r>
      <w:r w:rsidR="00E0079C">
        <w:rPr>
          <w:rFonts w:asciiTheme="majorHAnsi" w:hAnsiTheme="majorHAnsi"/>
          <w:color w:val="auto"/>
          <w:sz w:val="22"/>
          <w:szCs w:val="22"/>
        </w:rPr>
        <w:t>y</w:t>
      </w:r>
      <w:r w:rsidRPr="00EE7CAE">
        <w:rPr>
          <w:rFonts w:asciiTheme="majorHAnsi" w:hAnsiTheme="majorHAnsi"/>
          <w:color w:val="auto"/>
          <w:sz w:val="22"/>
          <w:szCs w:val="22"/>
        </w:rPr>
        <w:t xml:space="preserve"> hereto and </w:t>
      </w:r>
      <w:r w:rsidR="00E0079C">
        <w:rPr>
          <w:rFonts w:asciiTheme="majorHAnsi" w:hAnsiTheme="majorHAnsi"/>
          <w:color w:val="auto"/>
          <w:sz w:val="22"/>
          <w:szCs w:val="22"/>
        </w:rPr>
        <w:t>its</w:t>
      </w:r>
      <w:r w:rsidRPr="00EE7CAE">
        <w:rPr>
          <w:rFonts w:asciiTheme="majorHAnsi" w:hAnsiTheme="majorHAnsi"/>
          <w:color w:val="auto"/>
          <w:sz w:val="22"/>
          <w:szCs w:val="22"/>
        </w:rPr>
        <w:t xml:space="preserve"> successors and assigns.</w:t>
      </w:r>
      <w:r w:rsidRPr="009403B0">
        <w:rPr>
          <w:rFonts w:asciiTheme="majorHAnsi" w:hAnsiTheme="majorHAnsi"/>
          <w:color w:val="auto"/>
          <w:sz w:val="22"/>
          <w:szCs w:val="22"/>
        </w:rPr>
        <w:t xml:space="preserve"> </w:t>
      </w:r>
      <w:r w:rsidR="003E34CD">
        <w:rPr>
          <w:rFonts w:asciiTheme="majorHAnsi" w:hAnsiTheme="majorHAnsi"/>
          <w:color w:val="auto"/>
          <w:sz w:val="22"/>
          <w:szCs w:val="22"/>
        </w:rPr>
        <w:t>E</w:t>
      </w:r>
      <w:r>
        <w:rPr>
          <w:rFonts w:asciiTheme="majorHAnsi" w:hAnsiTheme="majorHAnsi"/>
          <w:color w:val="auto"/>
          <w:sz w:val="22"/>
          <w:szCs w:val="22"/>
        </w:rPr>
        <w:t>ither</w:t>
      </w:r>
      <w:r w:rsidRPr="00EE7CAE">
        <w:rPr>
          <w:rFonts w:asciiTheme="majorHAnsi" w:hAnsiTheme="majorHAnsi"/>
          <w:color w:val="auto"/>
          <w:sz w:val="22"/>
          <w:szCs w:val="22"/>
        </w:rPr>
        <w:t xml:space="preserve"> party may </w:t>
      </w:r>
      <w:r w:rsidR="003E34CD">
        <w:rPr>
          <w:rFonts w:asciiTheme="majorHAnsi" w:hAnsiTheme="majorHAnsi"/>
          <w:color w:val="auto"/>
          <w:sz w:val="22"/>
          <w:szCs w:val="22"/>
        </w:rPr>
        <w:t xml:space="preserve">freely </w:t>
      </w:r>
      <w:r w:rsidRPr="00EE7CAE">
        <w:rPr>
          <w:rFonts w:asciiTheme="majorHAnsi" w:hAnsiTheme="majorHAnsi"/>
          <w:color w:val="auto"/>
          <w:sz w:val="22"/>
          <w:szCs w:val="22"/>
        </w:rPr>
        <w:t xml:space="preserve">assign this Agreement </w:t>
      </w:r>
      <w:r>
        <w:rPr>
          <w:rFonts w:asciiTheme="majorHAnsi" w:hAnsiTheme="majorHAnsi"/>
          <w:color w:val="auto"/>
          <w:sz w:val="22"/>
          <w:szCs w:val="22"/>
        </w:rPr>
        <w:t xml:space="preserve">in its entirety </w:t>
      </w:r>
      <w:r w:rsidRPr="00EE7CAE">
        <w:rPr>
          <w:rFonts w:asciiTheme="majorHAnsi" w:hAnsiTheme="majorHAnsi"/>
          <w:color w:val="auto"/>
          <w:sz w:val="22"/>
          <w:szCs w:val="22"/>
        </w:rPr>
        <w:t>to a</w:t>
      </w:r>
      <w:r w:rsidR="003E34CD">
        <w:rPr>
          <w:rFonts w:asciiTheme="majorHAnsi" w:hAnsiTheme="majorHAnsi"/>
          <w:color w:val="auto"/>
          <w:sz w:val="22"/>
          <w:szCs w:val="22"/>
        </w:rPr>
        <w:t>n affiliate</w:t>
      </w:r>
      <w:r w:rsidRPr="00EE7CAE">
        <w:rPr>
          <w:rFonts w:asciiTheme="majorHAnsi" w:hAnsiTheme="majorHAnsi"/>
          <w:color w:val="auto"/>
          <w:sz w:val="22"/>
          <w:szCs w:val="22"/>
        </w:rPr>
        <w:t xml:space="preserve"> </w:t>
      </w:r>
      <w:r>
        <w:rPr>
          <w:rFonts w:asciiTheme="majorHAnsi" w:hAnsiTheme="majorHAnsi"/>
          <w:color w:val="auto"/>
          <w:sz w:val="22"/>
          <w:szCs w:val="22"/>
        </w:rPr>
        <w:t>and/</w:t>
      </w:r>
      <w:r w:rsidRPr="00EE7CAE">
        <w:rPr>
          <w:rFonts w:asciiTheme="majorHAnsi" w:hAnsiTheme="majorHAnsi"/>
          <w:color w:val="auto"/>
          <w:sz w:val="22"/>
          <w:szCs w:val="22"/>
        </w:rPr>
        <w:t xml:space="preserve">or the successor of all or substantially </w:t>
      </w:r>
      <w:proofErr w:type="gramStart"/>
      <w:r w:rsidRPr="00EE7CAE">
        <w:rPr>
          <w:rFonts w:asciiTheme="majorHAnsi" w:hAnsiTheme="majorHAnsi"/>
          <w:color w:val="auto"/>
          <w:sz w:val="22"/>
          <w:szCs w:val="22"/>
        </w:rPr>
        <w:t>all of</w:t>
      </w:r>
      <w:proofErr w:type="gramEnd"/>
      <w:r w:rsidRPr="00EE7CAE">
        <w:rPr>
          <w:rFonts w:asciiTheme="majorHAnsi" w:hAnsiTheme="majorHAnsi"/>
          <w:color w:val="auto"/>
          <w:sz w:val="22"/>
          <w:szCs w:val="22"/>
        </w:rPr>
        <w:t xml:space="preserve"> the assignor’s business or assets to which this Agreement relates. </w:t>
      </w:r>
      <w:r>
        <w:rPr>
          <w:rFonts w:asciiTheme="majorHAnsi" w:hAnsiTheme="majorHAnsi"/>
          <w:color w:val="auto"/>
          <w:sz w:val="22"/>
          <w:szCs w:val="22"/>
        </w:rPr>
        <w:t xml:space="preserve">Any other assignment of this Agreement </w:t>
      </w:r>
      <w:r w:rsidR="003E34CD">
        <w:rPr>
          <w:rFonts w:asciiTheme="majorHAnsi" w:hAnsiTheme="majorHAnsi"/>
          <w:color w:val="auto"/>
          <w:sz w:val="22"/>
          <w:szCs w:val="22"/>
        </w:rPr>
        <w:t xml:space="preserve">or a party’s rights or obligations hereunder </w:t>
      </w:r>
      <w:r>
        <w:rPr>
          <w:rFonts w:asciiTheme="majorHAnsi" w:hAnsiTheme="majorHAnsi"/>
          <w:color w:val="auto"/>
          <w:sz w:val="22"/>
          <w:szCs w:val="22"/>
        </w:rPr>
        <w:t xml:space="preserve">will require the non-assigning party’s prior written consent. </w:t>
      </w:r>
      <w:r w:rsidRPr="00EE7CAE">
        <w:rPr>
          <w:rFonts w:asciiTheme="majorHAnsi" w:hAnsiTheme="majorHAnsi"/>
          <w:color w:val="auto"/>
          <w:sz w:val="22"/>
          <w:szCs w:val="22"/>
        </w:rPr>
        <w:t>There are no third</w:t>
      </w:r>
      <w:r w:rsidR="003A4ED4">
        <w:rPr>
          <w:rFonts w:asciiTheme="majorHAnsi" w:hAnsiTheme="majorHAnsi"/>
          <w:color w:val="auto"/>
          <w:sz w:val="22"/>
          <w:szCs w:val="22"/>
        </w:rPr>
        <w:t>-</w:t>
      </w:r>
      <w:r w:rsidRPr="00EE7CAE">
        <w:rPr>
          <w:rFonts w:asciiTheme="majorHAnsi" w:hAnsiTheme="majorHAnsi"/>
          <w:color w:val="auto"/>
          <w:sz w:val="22"/>
          <w:szCs w:val="22"/>
        </w:rPr>
        <w:t xml:space="preserve">party beneficiaries to this Agreement. This Agreement does not create any joint venture, partnership, agency or employment relationship between the parties. </w:t>
      </w:r>
      <w:r>
        <w:rPr>
          <w:rFonts w:asciiTheme="majorHAnsi" w:hAnsiTheme="majorHAnsi"/>
          <w:color w:val="auto"/>
          <w:sz w:val="22"/>
          <w:szCs w:val="22"/>
        </w:rPr>
        <w:t>Neither party</w:t>
      </w:r>
      <w:r w:rsidRPr="00F11315">
        <w:rPr>
          <w:rFonts w:asciiTheme="majorHAnsi" w:hAnsiTheme="majorHAnsi"/>
          <w:sz w:val="22"/>
          <w:szCs w:val="22"/>
        </w:rPr>
        <w:t xml:space="preserve"> is authorized to make any representation or commitment on behalf of the </w:t>
      </w:r>
      <w:r>
        <w:rPr>
          <w:rFonts w:asciiTheme="majorHAnsi" w:hAnsiTheme="majorHAnsi"/>
          <w:sz w:val="22"/>
          <w:szCs w:val="22"/>
        </w:rPr>
        <w:t>other party</w:t>
      </w:r>
      <w:r w:rsidRPr="00F11315">
        <w:rPr>
          <w:rFonts w:asciiTheme="majorHAnsi" w:hAnsiTheme="majorHAnsi"/>
          <w:sz w:val="22"/>
          <w:szCs w:val="22"/>
        </w:rPr>
        <w:t>.</w:t>
      </w:r>
      <w:r w:rsidRPr="00F11315">
        <w:rPr>
          <w:rFonts w:asciiTheme="majorHAnsi" w:hAnsiTheme="majorHAnsi"/>
          <w:color w:val="auto"/>
          <w:sz w:val="22"/>
          <w:szCs w:val="22"/>
        </w:rPr>
        <w:t xml:space="preserve"> </w:t>
      </w:r>
    </w:p>
    <w:p w14:paraId="5621E952" w14:textId="3FCE0A4A" w:rsidR="0098659A" w:rsidRPr="00C120D5" w:rsidRDefault="0098659A" w:rsidP="0098659A">
      <w:pPr>
        <w:pStyle w:val="Default"/>
        <w:spacing w:after="120"/>
        <w:rPr>
          <w:rFonts w:ascii="Calibri" w:hAnsi="Calibri"/>
          <w:sz w:val="22"/>
          <w:szCs w:val="22"/>
        </w:rPr>
      </w:pPr>
      <w:r>
        <w:rPr>
          <w:rFonts w:ascii="Calibri" w:eastAsia="Times New Roman" w:hAnsi="Calibri"/>
          <w:sz w:val="22"/>
          <w:szCs w:val="22"/>
        </w:rPr>
        <w:t xml:space="preserve">(ii) </w:t>
      </w:r>
      <w:r w:rsidRPr="00857737">
        <w:rPr>
          <w:rFonts w:ascii="Calibri" w:eastAsia="Times New Roman" w:hAnsi="Calibri"/>
          <w:sz w:val="22"/>
          <w:szCs w:val="22"/>
        </w:rPr>
        <w:t>This Agreement</w:t>
      </w:r>
      <w:r>
        <w:rPr>
          <w:rFonts w:ascii="Calibri" w:eastAsia="Times New Roman" w:hAnsi="Calibri"/>
          <w:sz w:val="22"/>
          <w:szCs w:val="22"/>
        </w:rPr>
        <w:t xml:space="preserve">, including any </w:t>
      </w:r>
      <w:r w:rsidR="00E0079C">
        <w:rPr>
          <w:rFonts w:ascii="Calibri" w:eastAsia="Times New Roman" w:hAnsi="Calibri"/>
          <w:sz w:val="22"/>
          <w:szCs w:val="22"/>
        </w:rPr>
        <w:t xml:space="preserve">Exhibits, </w:t>
      </w:r>
      <w:r w:rsidR="00C120D5">
        <w:rPr>
          <w:rFonts w:ascii="Calibri" w:eastAsia="Times New Roman" w:hAnsi="Calibri"/>
          <w:sz w:val="22"/>
          <w:szCs w:val="22"/>
        </w:rPr>
        <w:t xml:space="preserve">and </w:t>
      </w:r>
      <w:r w:rsidR="004A275B">
        <w:rPr>
          <w:rFonts w:ascii="Calibri" w:hAnsi="Calibri"/>
          <w:sz w:val="22"/>
          <w:szCs w:val="22"/>
        </w:rPr>
        <w:t>Order Form</w:t>
      </w:r>
      <w:r w:rsidR="003E34CD">
        <w:rPr>
          <w:rFonts w:ascii="Calibri" w:hAnsi="Calibri"/>
          <w:sz w:val="22"/>
          <w:szCs w:val="22"/>
        </w:rPr>
        <w:t>(s)</w:t>
      </w:r>
      <w:r w:rsidR="00E0079C">
        <w:rPr>
          <w:rFonts w:ascii="Calibri" w:hAnsi="Calibri"/>
          <w:sz w:val="22"/>
          <w:szCs w:val="22"/>
        </w:rPr>
        <w:t xml:space="preserve"> </w:t>
      </w:r>
      <w:r w:rsidR="00C120D5">
        <w:rPr>
          <w:rFonts w:ascii="Calibri" w:hAnsi="Calibri"/>
          <w:sz w:val="22"/>
          <w:szCs w:val="22"/>
        </w:rPr>
        <w:t>or Statement(s) of Work submitted hereunder</w:t>
      </w:r>
      <w:r>
        <w:rPr>
          <w:rFonts w:ascii="Calibri" w:eastAsia="Times New Roman" w:hAnsi="Calibri"/>
          <w:bCs/>
          <w:sz w:val="22"/>
          <w:szCs w:val="22"/>
        </w:rPr>
        <w:t>,</w:t>
      </w:r>
      <w:r w:rsidRPr="00857737">
        <w:rPr>
          <w:rFonts w:ascii="Calibri" w:eastAsia="Times New Roman" w:hAnsi="Calibri"/>
          <w:sz w:val="22"/>
          <w:szCs w:val="22"/>
        </w:rPr>
        <w:t xml:space="preserve"> (</w:t>
      </w:r>
      <w:proofErr w:type="spellStart"/>
      <w:r w:rsidRPr="00857737">
        <w:rPr>
          <w:rFonts w:ascii="Calibri" w:eastAsia="Times New Roman" w:hAnsi="Calibri"/>
          <w:sz w:val="22"/>
          <w:szCs w:val="22"/>
        </w:rPr>
        <w:t>i</w:t>
      </w:r>
      <w:proofErr w:type="spellEnd"/>
      <w:r w:rsidRPr="00857737">
        <w:rPr>
          <w:rFonts w:ascii="Calibri" w:eastAsia="Times New Roman" w:hAnsi="Calibri"/>
          <w:sz w:val="22"/>
          <w:szCs w:val="22"/>
        </w:rPr>
        <w:t xml:space="preserve">) embodies the final, complete and exclusive understanding between the parties with respect to its subject matter, (ii) replaces and supersedes all previous oral or written agreements, understandings or arrangements between the parties, (iii) may be signed in counterparts, each of which will be an original and </w:t>
      </w:r>
      <w:r>
        <w:rPr>
          <w:rFonts w:ascii="Calibri" w:eastAsia="Times New Roman" w:hAnsi="Calibri"/>
          <w:sz w:val="22"/>
          <w:szCs w:val="22"/>
        </w:rPr>
        <w:t>both</w:t>
      </w:r>
      <w:r w:rsidRPr="00857737">
        <w:rPr>
          <w:rFonts w:ascii="Calibri" w:eastAsia="Times New Roman" w:hAnsi="Calibri"/>
          <w:sz w:val="22"/>
          <w:szCs w:val="22"/>
        </w:rPr>
        <w:t xml:space="preserve"> of which will constitute one and the same document and (iv) may only be amended in a writing signed </w:t>
      </w:r>
      <w:r w:rsidRPr="00857737">
        <w:rPr>
          <w:rFonts w:ascii="Calibri" w:eastAsia="Times New Roman" w:hAnsi="Calibri"/>
          <w:sz w:val="22"/>
          <w:szCs w:val="22"/>
        </w:rPr>
        <w:lastRenderedPageBreak/>
        <w:t>by each party hereto.  The failure of either party to enforce a provision of this Agreement will not be deemed a waiver of such provision or of the right of such party thereafter to enforce such provision.  If any provision of this Agreement is held unenforceable by a court of competent jurisdiction, the remaining provisions will remain in full force and effect</w:t>
      </w:r>
      <w:r w:rsidR="00E0079C">
        <w:rPr>
          <w:rFonts w:ascii="Calibri" w:eastAsia="Times New Roman" w:hAnsi="Calibri"/>
          <w:sz w:val="22"/>
          <w:szCs w:val="22"/>
        </w:rPr>
        <w:t>,</w:t>
      </w:r>
      <w:r w:rsidRPr="00857737">
        <w:rPr>
          <w:rFonts w:ascii="Calibri" w:eastAsia="Times New Roman" w:hAnsi="Calibri"/>
          <w:sz w:val="22"/>
          <w:szCs w:val="22"/>
        </w:rPr>
        <w:t xml:space="preserve"> and the parties will negotiate in good faith a substitute valid and enforceable provision </w:t>
      </w:r>
      <w:r w:rsidR="003A4ED4">
        <w:rPr>
          <w:rFonts w:ascii="Calibri" w:eastAsia="Times New Roman" w:hAnsi="Calibri"/>
          <w:sz w:val="22"/>
          <w:szCs w:val="22"/>
        </w:rPr>
        <w:t>that</w:t>
      </w:r>
      <w:r w:rsidRPr="00857737">
        <w:rPr>
          <w:rFonts w:ascii="Calibri" w:eastAsia="Times New Roman" w:hAnsi="Calibri"/>
          <w:sz w:val="22"/>
          <w:szCs w:val="22"/>
        </w:rPr>
        <w:t xml:space="preserve"> most nearly</w:t>
      </w:r>
      <w:r w:rsidR="00E0079C">
        <w:rPr>
          <w:rFonts w:ascii="Calibri" w:eastAsia="Times New Roman" w:hAnsi="Calibri"/>
          <w:sz w:val="22"/>
          <w:szCs w:val="22"/>
        </w:rPr>
        <w:t xml:space="preserve"> gives</w:t>
      </w:r>
      <w:r w:rsidRPr="00857737">
        <w:rPr>
          <w:rFonts w:ascii="Calibri" w:eastAsia="Times New Roman" w:hAnsi="Calibri"/>
          <w:sz w:val="22"/>
          <w:szCs w:val="22"/>
        </w:rPr>
        <w:t xml:space="preserve"> effect </w:t>
      </w:r>
      <w:r w:rsidR="00E0079C">
        <w:rPr>
          <w:rFonts w:ascii="Calibri" w:eastAsia="Times New Roman" w:hAnsi="Calibri"/>
          <w:sz w:val="22"/>
          <w:szCs w:val="22"/>
        </w:rPr>
        <w:t xml:space="preserve">to </w:t>
      </w:r>
      <w:r w:rsidRPr="00857737">
        <w:rPr>
          <w:rFonts w:ascii="Calibri" w:eastAsia="Times New Roman" w:hAnsi="Calibri"/>
          <w:sz w:val="22"/>
          <w:szCs w:val="22"/>
        </w:rPr>
        <w:t xml:space="preserve">the parties' </w:t>
      </w:r>
      <w:r w:rsidR="00E0079C">
        <w:rPr>
          <w:rFonts w:ascii="Calibri" w:eastAsia="Times New Roman" w:hAnsi="Calibri"/>
          <w:sz w:val="22"/>
          <w:szCs w:val="22"/>
        </w:rPr>
        <w:t xml:space="preserve">original </w:t>
      </w:r>
      <w:r w:rsidRPr="00857737">
        <w:rPr>
          <w:rFonts w:ascii="Calibri" w:eastAsia="Times New Roman" w:hAnsi="Calibri"/>
          <w:sz w:val="22"/>
          <w:szCs w:val="22"/>
        </w:rPr>
        <w:t>intent.</w:t>
      </w:r>
      <w:r>
        <w:rPr>
          <w:rFonts w:ascii="Calibri" w:eastAsia="Times New Roman" w:hAnsi="Calibri"/>
          <w:sz w:val="22"/>
          <w:szCs w:val="22"/>
        </w:rPr>
        <w:t xml:space="preserve"> </w:t>
      </w:r>
      <w:r w:rsidR="006041A5" w:rsidRPr="00677349">
        <w:rPr>
          <w:rFonts w:ascii="Calibri" w:hAnsi="Calibri"/>
          <w:sz w:val="22"/>
          <w:szCs w:val="22"/>
        </w:rPr>
        <w:t>Notices hereunder will be effective when received and will b</w:t>
      </w:r>
      <w:r w:rsidR="006041A5" w:rsidRPr="00C120D5">
        <w:rPr>
          <w:rFonts w:ascii="Calibri" w:hAnsi="Calibri"/>
          <w:sz w:val="22"/>
          <w:szCs w:val="22"/>
        </w:rPr>
        <w:t xml:space="preserve">e sufficient if given in writing, hand-delivered, sent by or email with confirmation of receipt, sent by U.S. mail, return receipt requested, or sent by overnight courier service and addressed to the address first set forth above.  </w:t>
      </w:r>
    </w:p>
    <w:p w14:paraId="2FFAF034" w14:textId="52026EC4" w:rsidR="0098659A" w:rsidRPr="00C120D5" w:rsidRDefault="0098659A" w:rsidP="0098659A">
      <w:pPr>
        <w:pStyle w:val="Legal2L2"/>
        <w:numPr>
          <w:ilvl w:val="0"/>
          <w:numId w:val="0"/>
        </w:numPr>
        <w:jc w:val="left"/>
        <w:rPr>
          <w:rFonts w:ascii="Calibri" w:hAnsi="Calibri"/>
          <w:sz w:val="22"/>
          <w:szCs w:val="22"/>
        </w:rPr>
      </w:pPr>
      <w:r w:rsidRPr="00C120D5">
        <w:rPr>
          <w:rFonts w:ascii="Calibri" w:hAnsi="Calibri"/>
          <w:sz w:val="22"/>
          <w:szCs w:val="22"/>
        </w:rPr>
        <w:t xml:space="preserve">(iii) Within 30 days after the Effective Date, </w:t>
      </w:r>
      <w:r w:rsidR="003A4ED4" w:rsidRPr="00C120D5">
        <w:rPr>
          <w:rFonts w:ascii="Calibri" w:hAnsi="Calibri"/>
          <w:sz w:val="22"/>
          <w:szCs w:val="22"/>
        </w:rPr>
        <w:t xml:space="preserve">at </w:t>
      </w:r>
      <w:proofErr w:type="spellStart"/>
      <w:r w:rsidR="003A4ED4" w:rsidRPr="00C120D5">
        <w:rPr>
          <w:rFonts w:ascii="Calibri" w:hAnsi="Calibri"/>
          <w:sz w:val="22"/>
          <w:szCs w:val="22"/>
        </w:rPr>
        <w:t>Solynx’s</w:t>
      </w:r>
      <w:proofErr w:type="spellEnd"/>
      <w:r w:rsidR="003A4ED4" w:rsidRPr="00C120D5">
        <w:rPr>
          <w:rFonts w:ascii="Calibri" w:hAnsi="Calibri"/>
          <w:sz w:val="22"/>
          <w:szCs w:val="22"/>
        </w:rPr>
        <w:t xml:space="preserve"> option, </w:t>
      </w:r>
      <w:r w:rsidRPr="00C120D5">
        <w:rPr>
          <w:rFonts w:ascii="Calibri" w:hAnsi="Calibri"/>
          <w:sz w:val="22"/>
          <w:szCs w:val="22"/>
        </w:rPr>
        <w:t xml:space="preserve">the parties will issue an agreed press release, announcing that the parties have entered into the Agreement.  </w:t>
      </w:r>
    </w:p>
    <w:p w14:paraId="48DDC9F1" w14:textId="42CF87ED" w:rsidR="0098659A" w:rsidRPr="00515A66" w:rsidRDefault="009049E5" w:rsidP="0098659A">
      <w:pPr>
        <w:pStyle w:val="Legal2L2"/>
        <w:numPr>
          <w:ilvl w:val="0"/>
          <w:numId w:val="0"/>
        </w:numPr>
        <w:jc w:val="left"/>
        <w:rPr>
          <w:rFonts w:ascii="Calibri" w:hAnsi="Calibri"/>
          <w:b/>
          <w:sz w:val="22"/>
          <w:szCs w:val="22"/>
        </w:rPr>
      </w:pPr>
      <w:proofErr w:type="spellStart"/>
      <w:r w:rsidRPr="00C120D5">
        <w:rPr>
          <w:rFonts w:ascii="Calibri" w:hAnsi="Calibri"/>
          <w:sz w:val="22"/>
          <w:szCs w:val="22"/>
        </w:rPr>
        <w:t>Solynx</w:t>
      </w:r>
      <w:proofErr w:type="spellEnd"/>
      <w:r w:rsidR="0098659A" w:rsidRPr="00C120D5">
        <w:rPr>
          <w:rFonts w:ascii="Calibri" w:hAnsi="Calibri"/>
          <w:sz w:val="22"/>
          <w:szCs w:val="22"/>
        </w:rPr>
        <w:t>, at its option, may display Customer</w:t>
      </w:r>
      <w:r w:rsidR="003E34CD" w:rsidRPr="00C120D5">
        <w:rPr>
          <w:rFonts w:ascii="Calibri" w:hAnsi="Calibri"/>
          <w:sz w:val="22"/>
          <w:szCs w:val="22"/>
        </w:rPr>
        <w:t xml:space="preserve"> Marks</w:t>
      </w:r>
      <w:r w:rsidR="0098659A" w:rsidRPr="00C120D5">
        <w:rPr>
          <w:rFonts w:ascii="Calibri" w:hAnsi="Calibri"/>
          <w:sz w:val="22"/>
          <w:szCs w:val="22"/>
        </w:rPr>
        <w:t xml:space="preserve"> on its </w:t>
      </w:r>
      <w:r w:rsidR="003E34CD" w:rsidRPr="00C120D5">
        <w:rPr>
          <w:rFonts w:ascii="Calibri" w:hAnsi="Calibri"/>
          <w:sz w:val="22"/>
          <w:szCs w:val="22"/>
        </w:rPr>
        <w:t xml:space="preserve">own </w:t>
      </w:r>
      <w:r w:rsidR="003A4ED4" w:rsidRPr="00C120D5">
        <w:rPr>
          <w:rFonts w:ascii="Calibri" w:hAnsi="Calibri"/>
          <w:sz w:val="22"/>
          <w:szCs w:val="22"/>
        </w:rPr>
        <w:t>w</w:t>
      </w:r>
      <w:r w:rsidR="0098659A" w:rsidRPr="00C120D5">
        <w:rPr>
          <w:rFonts w:ascii="Calibri" w:hAnsi="Calibri"/>
          <w:sz w:val="22"/>
          <w:szCs w:val="22"/>
        </w:rPr>
        <w:t>e</w:t>
      </w:r>
      <w:r w:rsidR="0098659A" w:rsidRPr="00374434">
        <w:rPr>
          <w:rFonts w:ascii="Calibri" w:hAnsi="Calibri"/>
          <w:sz w:val="22"/>
          <w:szCs w:val="22"/>
        </w:rPr>
        <w:t>bsite</w:t>
      </w:r>
      <w:r w:rsidR="0098659A">
        <w:rPr>
          <w:rFonts w:ascii="Calibri" w:hAnsi="Calibri"/>
          <w:sz w:val="22"/>
          <w:szCs w:val="22"/>
        </w:rPr>
        <w:t xml:space="preserve"> and, w</w:t>
      </w:r>
      <w:r w:rsidR="0098659A" w:rsidRPr="00374434">
        <w:rPr>
          <w:rFonts w:ascii="Calibri" w:hAnsi="Calibri"/>
          <w:sz w:val="22"/>
          <w:szCs w:val="22"/>
        </w:rPr>
        <w:t xml:space="preserve">ith </w:t>
      </w:r>
      <w:r w:rsidR="0098659A">
        <w:rPr>
          <w:rFonts w:ascii="Calibri" w:hAnsi="Calibri"/>
          <w:sz w:val="22"/>
          <w:szCs w:val="22"/>
        </w:rPr>
        <w:t>Customer’s</w:t>
      </w:r>
      <w:r w:rsidR="0098659A" w:rsidRPr="00374434">
        <w:rPr>
          <w:rFonts w:ascii="Calibri" w:hAnsi="Calibri"/>
          <w:sz w:val="22"/>
          <w:szCs w:val="22"/>
        </w:rPr>
        <w:t xml:space="preserve"> prior consent, </w:t>
      </w:r>
      <w:proofErr w:type="spellStart"/>
      <w:r>
        <w:rPr>
          <w:rFonts w:ascii="Calibri" w:hAnsi="Calibri"/>
          <w:sz w:val="22"/>
          <w:szCs w:val="22"/>
        </w:rPr>
        <w:t>Solynx</w:t>
      </w:r>
      <w:proofErr w:type="spellEnd"/>
      <w:r w:rsidR="0098659A" w:rsidRPr="00374434">
        <w:rPr>
          <w:rFonts w:ascii="Calibri" w:hAnsi="Calibri"/>
          <w:sz w:val="22"/>
          <w:szCs w:val="22"/>
        </w:rPr>
        <w:t xml:space="preserve"> may use </w:t>
      </w:r>
      <w:r w:rsidR="0098659A">
        <w:rPr>
          <w:rFonts w:ascii="Calibri" w:hAnsi="Calibri"/>
          <w:sz w:val="22"/>
          <w:szCs w:val="22"/>
        </w:rPr>
        <w:t>Customer’s</w:t>
      </w:r>
      <w:r w:rsidR="0098659A" w:rsidRPr="00374434">
        <w:rPr>
          <w:rFonts w:ascii="Calibri" w:hAnsi="Calibri"/>
          <w:sz w:val="22"/>
          <w:szCs w:val="22"/>
        </w:rPr>
        <w:t xml:space="preserve"> name in describing or promoting </w:t>
      </w:r>
      <w:r w:rsidR="0098659A">
        <w:rPr>
          <w:rFonts w:ascii="Calibri" w:hAnsi="Calibri"/>
          <w:sz w:val="22"/>
          <w:szCs w:val="22"/>
        </w:rPr>
        <w:t xml:space="preserve">the Service in </w:t>
      </w:r>
      <w:proofErr w:type="spellStart"/>
      <w:r>
        <w:rPr>
          <w:rFonts w:ascii="Calibri" w:hAnsi="Calibri"/>
          <w:sz w:val="22"/>
          <w:szCs w:val="22"/>
        </w:rPr>
        <w:t>Solynx</w:t>
      </w:r>
      <w:r w:rsidR="0098659A">
        <w:rPr>
          <w:rFonts w:ascii="Calibri" w:hAnsi="Calibri"/>
          <w:sz w:val="22"/>
          <w:szCs w:val="22"/>
        </w:rPr>
        <w:t>’s</w:t>
      </w:r>
      <w:proofErr w:type="spellEnd"/>
      <w:r w:rsidR="0098659A">
        <w:rPr>
          <w:rFonts w:ascii="Calibri" w:hAnsi="Calibri"/>
          <w:sz w:val="22"/>
          <w:szCs w:val="22"/>
        </w:rPr>
        <w:t xml:space="preserve"> marketing materials</w:t>
      </w:r>
      <w:r w:rsidR="0098659A" w:rsidRPr="00374434">
        <w:rPr>
          <w:rFonts w:ascii="Calibri" w:hAnsi="Calibri"/>
          <w:sz w:val="22"/>
          <w:szCs w:val="22"/>
        </w:rPr>
        <w:t xml:space="preserve">. </w:t>
      </w:r>
      <w:r w:rsidR="00E0079C">
        <w:rPr>
          <w:rFonts w:ascii="Calibri" w:hAnsi="Calibri"/>
          <w:sz w:val="22"/>
          <w:szCs w:val="22"/>
        </w:rPr>
        <w:t xml:space="preserve">On </w:t>
      </w:r>
      <w:proofErr w:type="spellStart"/>
      <w:r w:rsidR="00E0079C">
        <w:rPr>
          <w:rFonts w:ascii="Calibri" w:hAnsi="Calibri"/>
          <w:sz w:val="22"/>
          <w:szCs w:val="22"/>
        </w:rPr>
        <w:t>Solynx’s</w:t>
      </w:r>
      <w:proofErr w:type="spellEnd"/>
      <w:r w:rsidR="00E0079C">
        <w:rPr>
          <w:rFonts w:ascii="Calibri" w:hAnsi="Calibri"/>
          <w:sz w:val="22"/>
          <w:szCs w:val="22"/>
        </w:rPr>
        <w:t xml:space="preserve"> request</w:t>
      </w:r>
      <w:r w:rsidR="0098659A">
        <w:rPr>
          <w:rFonts w:ascii="Calibri" w:hAnsi="Calibri"/>
          <w:sz w:val="22"/>
          <w:szCs w:val="22"/>
        </w:rPr>
        <w:t>, Customer</w:t>
      </w:r>
      <w:r w:rsidR="0098659A" w:rsidRPr="00374434">
        <w:rPr>
          <w:rFonts w:ascii="Calibri" w:hAnsi="Calibri"/>
          <w:sz w:val="22"/>
          <w:szCs w:val="22"/>
        </w:rPr>
        <w:t xml:space="preserve"> </w:t>
      </w:r>
      <w:r w:rsidR="00E0079C">
        <w:rPr>
          <w:rFonts w:ascii="Calibri" w:hAnsi="Calibri"/>
          <w:sz w:val="22"/>
          <w:szCs w:val="22"/>
        </w:rPr>
        <w:t xml:space="preserve">will serve </w:t>
      </w:r>
      <w:r w:rsidR="0098659A">
        <w:rPr>
          <w:rFonts w:ascii="Calibri" w:hAnsi="Calibri"/>
          <w:sz w:val="22"/>
          <w:szCs w:val="22"/>
        </w:rPr>
        <w:t>as a reference customer of the Service</w:t>
      </w:r>
      <w:r w:rsidR="0098659A" w:rsidRPr="00374434">
        <w:rPr>
          <w:rFonts w:ascii="Calibri" w:hAnsi="Calibri"/>
          <w:sz w:val="22"/>
          <w:szCs w:val="22"/>
        </w:rPr>
        <w:t>.</w:t>
      </w:r>
    </w:p>
    <w:p w14:paraId="7F98EE3A" w14:textId="1560202A" w:rsidR="0098659A" w:rsidRPr="00EE7CAE" w:rsidRDefault="0098659A" w:rsidP="0098659A">
      <w:pPr>
        <w:pStyle w:val="Default"/>
        <w:spacing w:after="120"/>
        <w:rPr>
          <w:rFonts w:asciiTheme="majorHAnsi" w:hAnsiTheme="majorHAnsi"/>
          <w:sz w:val="22"/>
          <w:szCs w:val="22"/>
        </w:rPr>
      </w:pPr>
      <w:r>
        <w:rPr>
          <w:rFonts w:asciiTheme="majorHAnsi" w:hAnsiTheme="majorHAnsi"/>
          <w:color w:val="auto"/>
          <w:sz w:val="22"/>
          <w:szCs w:val="22"/>
        </w:rPr>
        <w:t xml:space="preserve">(iv) </w:t>
      </w:r>
      <w:r w:rsidRPr="00EE7CAE">
        <w:rPr>
          <w:rFonts w:asciiTheme="majorHAnsi" w:hAnsiTheme="majorHAnsi"/>
          <w:color w:val="auto"/>
          <w:sz w:val="22"/>
          <w:szCs w:val="22"/>
        </w:rPr>
        <w:t xml:space="preserve">Under no circumstances will the terms of any purchase order, invoice or other document issued by Customer in connection </w:t>
      </w:r>
      <w:r>
        <w:rPr>
          <w:rFonts w:asciiTheme="majorHAnsi" w:hAnsiTheme="majorHAnsi"/>
          <w:color w:val="auto"/>
          <w:sz w:val="22"/>
          <w:szCs w:val="22"/>
        </w:rPr>
        <w:t>with</w:t>
      </w:r>
      <w:r w:rsidRPr="00EE7CAE">
        <w:rPr>
          <w:rFonts w:asciiTheme="majorHAnsi" w:hAnsiTheme="majorHAnsi"/>
          <w:color w:val="auto"/>
          <w:sz w:val="22"/>
          <w:szCs w:val="22"/>
        </w:rPr>
        <w:t xml:space="preserve"> this Agreement be deemed to modify the </w:t>
      </w:r>
      <w:r w:rsidR="00E0079C">
        <w:rPr>
          <w:rFonts w:asciiTheme="majorHAnsi" w:hAnsiTheme="majorHAnsi"/>
          <w:color w:val="auto"/>
          <w:sz w:val="22"/>
          <w:szCs w:val="22"/>
        </w:rPr>
        <w:t xml:space="preserve">Agreement or the </w:t>
      </w:r>
      <w:r w:rsidRPr="00EE7CAE">
        <w:rPr>
          <w:rFonts w:asciiTheme="majorHAnsi" w:hAnsiTheme="majorHAnsi"/>
          <w:color w:val="auto"/>
          <w:sz w:val="22"/>
          <w:szCs w:val="22"/>
        </w:rPr>
        <w:t xml:space="preserve">rights or obligations of the parties </w:t>
      </w:r>
      <w:r>
        <w:rPr>
          <w:rFonts w:asciiTheme="majorHAnsi" w:hAnsiTheme="majorHAnsi"/>
          <w:color w:val="auto"/>
          <w:sz w:val="22"/>
          <w:szCs w:val="22"/>
        </w:rPr>
        <w:t>here</w:t>
      </w:r>
      <w:r w:rsidRPr="00EE7CAE">
        <w:rPr>
          <w:rFonts w:asciiTheme="majorHAnsi" w:hAnsiTheme="majorHAnsi"/>
          <w:color w:val="auto"/>
          <w:sz w:val="22"/>
          <w:szCs w:val="22"/>
        </w:rPr>
        <w:t xml:space="preserve">under. </w:t>
      </w:r>
    </w:p>
    <w:p w14:paraId="28F81272" w14:textId="4912A254" w:rsidR="0098659A" w:rsidRDefault="0098659A" w:rsidP="00E1262D">
      <w:pPr>
        <w:pStyle w:val="Default"/>
        <w:spacing w:after="120"/>
        <w:rPr>
          <w:rFonts w:asciiTheme="majorHAnsi" w:hAnsiTheme="majorHAnsi"/>
          <w:color w:val="auto"/>
          <w:sz w:val="22"/>
          <w:szCs w:val="22"/>
        </w:rPr>
      </w:pPr>
      <w:r>
        <w:rPr>
          <w:rFonts w:asciiTheme="majorHAnsi" w:hAnsiTheme="majorHAnsi"/>
          <w:sz w:val="22"/>
          <w:szCs w:val="22"/>
        </w:rPr>
        <w:t xml:space="preserve">(v) </w:t>
      </w:r>
      <w:r w:rsidRPr="00EE7CAE">
        <w:rPr>
          <w:rFonts w:asciiTheme="majorHAnsi" w:hAnsiTheme="majorHAnsi"/>
          <w:sz w:val="22"/>
          <w:szCs w:val="22"/>
        </w:rPr>
        <w:t xml:space="preserve">This Agreement will be governed </w:t>
      </w:r>
      <w:r w:rsidR="003A4ED4">
        <w:rPr>
          <w:rFonts w:asciiTheme="majorHAnsi" w:hAnsiTheme="majorHAnsi"/>
          <w:sz w:val="22"/>
          <w:szCs w:val="22"/>
        </w:rPr>
        <w:t xml:space="preserve">by California </w:t>
      </w:r>
      <w:r w:rsidRPr="00EE7CAE">
        <w:rPr>
          <w:rFonts w:asciiTheme="majorHAnsi" w:hAnsiTheme="majorHAnsi"/>
          <w:sz w:val="22"/>
          <w:szCs w:val="22"/>
        </w:rPr>
        <w:t>law</w:t>
      </w:r>
      <w:r w:rsidR="003A4ED4">
        <w:rPr>
          <w:rFonts w:asciiTheme="majorHAnsi" w:hAnsiTheme="majorHAnsi"/>
          <w:sz w:val="22"/>
          <w:szCs w:val="22"/>
        </w:rPr>
        <w:t xml:space="preserve"> and</w:t>
      </w:r>
      <w:r w:rsidRPr="00EE7CAE">
        <w:rPr>
          <w:rFonts w:asciiTheme="majorHAnsi" w:hAnsiTheme="majorHAnsi"/>
          <w:sz w:val="22"/>
          <w:szCs w:val="22"/>
        </w:rPr>
        <w:t xml:space="preserve"> </w:t>
      </w:r>
      <w:r w:rsidR="003E34CD">
        <w:rPr>
          <w:rFonts w:asciiTheme="majorHAnsi" w:hAnsiTheme="majorHAnsi"/>
          <w:sz w:val="22"/>
          <w:szCs w:val="22"/>
        </w:rPr>
        <w:t>applicable</w:t>
      </w:r>
      <w:r w:rsidRPr="00EE7CAE">
        <w:rPr>
          <w:rFonts w:asciiTheme="majorHAnsi" w:hAnsiTheme="majorHAnsi"/>
          <w:sz w:val="22"/>
          <w:szCs w:val="22"/>
        </w:rPr>
        <w:t xml:space="preserve"> federal law</w:t>
      </w:r>
      <w:r w:rsidR="00815CEE">
        <w:rPr>
          <w:rFonts w:asciiTheme="majorHAnsi" w:hAnsiTheme="majorHAnsi"/>
          <w:sz w:val="22"/>
          <w:szCs w:val="22"/>
        </w:rPr>
        <w:t>, excluding its conflict of law rules as well as</w:t>
      </w:r>
      <w:r w:rsidR="003A4ED4">
        <w:rPr>
          <w:rFonts w:asciiTheme="majorHAnsi" w:hAnsiTheme="majorHAnsi"/>
          <w:sz w:val="22"/>
          <w:szCs w:val="22"/>
        </w:rPr>
        <w:t xml:space="preserve"> </w:t>
      </w:r>
      <w:r w:rsidRPr="00EE7CAE">
        <w:rPr>
          <w:rFonts w:asciiTheme="majorHAnsi" w:hAnsiTheme="majorHAnsi"/>
          <w:sz w:val="22"/>
          <w:szCs w:val="22"/>
        </w:rPr>
        <w:t>the Uniform Computer Information Transactions Act (UCITA)</w:t>
      </w:r>
      <w:r w:rsidR="00161414">
        <w:rPr>
          <w:rFonts w:asciiTheme="majorHAnsi" w:hAnsiTheme="majorHAnsi"/>
          <w:sz w:val="22"/>
          <w:szCs w:val="22"/>
        </w:rPr>
        <w:t xml:space="preserve"> and </w:t>
      </w:r>
      <w:r w:rsidR="00161414" w:rsidRPr="00161414">
        <w:rPr>
          <w:rFonts w:asciiTheme="majorHAnsi" w:eastAsia="Arial" w:hAnsiTheme="majorHAnsi" w:cstheme="majorHAnsi"/>
          <w:sz w:val="22"/>
          <w:szCs w:val="22"/>
        </w:rPr>
        <w:t>the United Nations Convention on Contracts for the International Sale of Goods</w:t>
      </w:r>
      <w:r w:rsidR="00161414" w:rsidRPr="00E93ACE">
        <w:rPr>
          <w:rFonts w:eastAsia="Arial"/>
          <w:sz w:val="22"/>
          <w:szCs w:val="22"/>
        </w:rPr>
        <w:t>.</w:t>
      </w:r>
      <w:r w:rsidRPr="00EE7CAE">
        <w:rPr>
          <w:rFonts w:asciiTheme="majorHAnsi" w:hAnsiTheme="majorHAnsi"/>
          <w:sz w:val="22"/>
          <w:szCs w:val="22"/>
        </w:rPr>
        <w:t xml:space="preserve"> </w:t>
      </w:r>
      <w:r w:rsidR="00815CEE" w:rsidRPr="00815CEE">
        <w:rPr>
          <w:rFonts w:asciiTheme="majorHAnsi" w:hAnsiTheme="majorHAnsi" w:cstheme="majorHAnsi"/>
          <w:sz w:val="22"/>
          <w:szCs w:val="22"/>
        </w:rPr>
        <w:t>All disputes between the parties arising out of this Agreement</w:t>
      </w:r>
      <w:r w:rsidR="006041A5" w:rsidRPr="00677349">
        <w:rPr>
          <w:rFonts w:ascii="Calibri" w:hAnsi="Calibri"/>
          <w:sz w:val="22"/>
          <w:szCs w:val="22"/>
        </w:rPr>
        <w:t xml:space="preserve">, excluding claims for injunctive or other equitable relief and small claims, </w:t>
      </w:r>
      <w:r w:rsidR="00815CEE" w:rsidRPr="00815CEE">
        <w:rPr>
          <w:rFonts w:asciiTheme="majorHAnsi" w:hAnsiTheme="majorHAnsi" w:cstheme="majorHAnsi"/>
          <w:sz w:val="22"/>
          <w:szCs w:val="22"/>
        </w:rPr>
        <w:t xml:space="preserve">will be settled by binding arbitration pursuant to the Commercial Arbitration Rules of </w:t>
      </w:r>
      <w:r w:rsidR="00815CEE">
        <w:rPr>
          <w:rFonts w:asciiTheme="majorHAnsi" w:hAnsiTheme="majorHAnsi" w:cstheme="majorHAnsi"/>
          <w:sz w:val="22"/>
          <w:szCs w:val="22"/>
        </w:rPr>
        <w:t>the American Arbitration Association</w:t>
      </w:r>
      <w:r w:rsidR="00815CEE" w:rsidRPr="00815CEE">
        <w:rPr>
          <w:rFonts w:asciiTheme="majorHAnsi" w:hAnsiTheme="majorHAnsi" w:cstheme="majorHAnsi"/>
          <w:sz w:val="22"/>
          <w:szCs w:val="22"/>
        </w:rPr>
        <w:t>.</w:t>
      </w:r>
      <w:r w:rsidR="00815CEE">
        <w:t xml:space="preserve">  </w:t>
      </w:r>
      <w:r w:rsidRPr="00EE7CAE">
        <w:rPr>
          <w:rFonts w:asciiTheme="majorHAnsi" w:hAnsiTheme="majorHAnsi"/>
          <w:sz w:val="22"/>
          <w:szCs w:val="22"/>
        </w:rPr>
        <w:t xml:space="preserve">In any </w:t>
      </w:r>
      <w:r w:rsidR="00E0079C">
        <w:rPr>
          <w:rFonts w:asciiTheme="majorHAnsi" w:hAnsiTheme="majorHAnsi"/>
          <w:sz w:val="22"/>
          <w:szCs w:val="22"/>
        </w:rPr>
        <w:t xml:space="preserve">legal </w:t>
      </w:r>
      <w:r>
        <w:rPr>
          <w:rFonts w:asciiTheme="majorHAnsi" w:hAnsiTheme="majorHAnsi"/>
          <w:sz w:val="22"/>
          <w:szCs w:val="22"/>
        </w:rPr>
        <w:t>proceeding</w:t>
      </w:r>
      <w:r w:rsidRPr="00EE7CAE">
        <w:rPr>
          <w:rFonts w:asciiTheme="majorHAnsi" w:hAnsiTheme="majorHAnsi"/>
          <w:sz w:val="22"/>
          <w:szCs w:val="22"/>
        </w:rPr>
        <w:t xml:space="preserve"> arising out of this Agreement, the prevailing party will be awarded </w:t>
      </w:r>
      <w:r>
        <w:rPr>
          <w:rFonts w:asciiTheme="majorHAnsi" w:hAnsiTheme="majorHAnsi"/>
          <w:sz w:val="22"/>
          <w:szCs w:val="22"/>
        </w:rPr>
        <w:t xml:space="preserve">its </w:t>
      </w:r>
      <w:r w:rsidRPr="00EE7CAE">
        <w:rPr>
          <w:rFonts w:asciiTheme="majorHAnsi" w:hAnsiTheme="majorHAnsi"/>
          <w:sz w:val="22"/>
          <w:szCs w:val="22"/>
        </w:rPr>
        <w:t xml:space="preserve">reasonable attorneys’ fees and/or costs. </w:t>
      </w:r>
    </w:p>
    <w:p w14:paraId="79C37637" w14:textId="0BBEEC0D" w:rsidR="00E1262D" w:rsidRPr="00E1262D" w:rsidRDefault="0098659A" w:rsidP="00E1262D">
      <w:pPr>
        <w:pStyle w:val="Heading2"/>
        <w:spacing w:before="0" w:after="120"/>
        <w:rPr>
          <w:rFonts w:ascii="Arial" w:eastAsia="Arial" w:hAnsi="Arial" w:cs="Arial"/>
          <w:color w:val="auto"/>
          <w:sz w:val="22"/>
          <w:szCs w:val="22"/>
        </w:rPr>
      </w:pPr>
      <w:r w:rsidRPr="00E1262D">
        <w:rPr>
          <w:rFonts w:eastAsia="Times New Roman" w:cs="Arial"/>
          <w:color w:val="auto"/>
          <w:sz w:val="22"/>
          <w:szCs w:val="22"/>
        </w:rPr>
        <w:t xml:space="preserve">(vi)  </w:t>
      </w:r>
      <w:r w:rsidR="00E1262D" w:rsidRPr="00E1262D">
        <w:rPr>
          <w:rFonts w:eastAsia="Arial" w:cstheme="majorHAnsi"/>
          <w:color w:val="auto"/>
          <w:sz w:val="22"/>
          <w:szCs w:val="22"/>
        </w:rPr>
        <w:t xml:space="preserve">Any breach of the confidentiality </w:t>
      </w:r>
      <w:r w:rsidR="00E1262D">
        <w:rPr>
          <w:rFonts w:eastAsia="Arial" w:cstheme="majorHAnsi"/>
          <w:color w:val="auto"/>
          <w:sz w:val="22"/>
          <w:szCs w:val="22"/>
        </w:rPr>
        <w:t xml:space="preserve">or proprietary rights </w:t>
      </w:r>
      <w:r w:rsidR="00E1262D" w:rsidRPr="00E1262D">
        <w:rPr>
          <w:rFonts w:eastAsia="Arial" w:cstheme="majorHAnsi"/>
          <w:color w:val="auto"/>
          <w:sz w:val="22"/>
          <w:szCs w:val="22"/>
        </w:rPr>
        <w:t>provisions under this Agreement may cause irreparable harm to the non-breaching party for which monetary damages may not be an adequate remedy. Accordingly, the non-breaching party will be entitled to seek injunctive relief in addition to any other remedies available at law.</w:t>
      </w:r>
      <w:r w:rsidR="00E1262D" w:rsidRPr="00E1262D">
        <w:rPr>
          <w:rFonts w:ascii="Arial" w:eastAsia="Arial" w:hAnsi="Arial" w:cs="Arial"/>
          <w:color w:val="auto"/>
          <w:sz w:val="22"/>
          <w:szCs w:val="22"/>
        </w:rPr>
        <w:t xml:space="preserve"> </w:t>
      </w:r>
    </w:p>
    <w:p w14:paraId="206FF31A" w14:textId="354ACE4F" w:rsidR="0098659A" w:rsidRDefault="0098659A" w:rsidP="0098659A">
      <w:pPr>
        <w:pStyle w:val="Default"/>
        <w:spacing w:after="120"/>
        <w:rPr>
          <w:rFonts w:asciiTheme="majorHAnsi" w:hAnsiTheme="majorHAnsi"/>
          <w:color w:val="auto"/>
          <w:sz w:val="22"/>
          <w:szCs w:val="22"/>
        </w:rPr>
      </w:pPr>
      <w:r>
        <w:rPr>
          <w:rFonts w:asciiTheme="majorHAnsi" w:hAnsiTheme="majorHAnsi"/>
          <w:color w:val="auto"/>
          <w:sz w:val="22"/>
          <w:szCs w:val="22"/>
        </w:rPr>
        <w:t xml:space="preserve">(vii) </w:t>
      </w:r>
      <w:r w:rsidRPr="00EE7CAE">
        <w:rPr>
          <w:rFonts w:asciiTheme="majorHAnsi" w:hAnsiTheme="majorHAnsi"/>
          <w:color w:val="auto"/>
          <w:sz w:val="22"/>
          <w:szCs w:val="22"/>
        </w:rPr>
        <w:t xml:space="preserve">Neither party will </w:t>
      </w:r>
      <w:r w:rsidRPr="00C120D5">
        <w:rPr>
          <w:rFonts w:asciiTheme="majorHAnsi" w:hAnsiTheme="majorHAnsi"/>
          <w:color w:val="auto"/>
          <w:sz w:val="22"/>
          <w:szCs w:val="22"/>
        </w:rPr>
        <w:t xml:space="preserve">be liable for any loss or delay resulting from any </w:t>
      </w:r>
      <w:r w:rsidRPr="00C120D5">
        <w:rPr>
          <w:rFonts w:asciiTheme="majorHAnsi" w:hAnsiTheme="majorHAnsi"/>
          <w:i/>
          <w:iCs/>
          <w:color w:val="auto"/>
          <w:sz w:val="22"/>
          <w:szCs w:val="22"/>
        </w:rPr>
        <w:t>force majeure</w:t>
      </w:r>
      <w:r w:rsidRPr="00C120D5">
        <w:rPr>
          <w:rFonts w:asciiTheme="majorHAnsi" w:hAnsiTheme="majorHAnsi"/>
          <w:color w:val="auto"/>
          <w:sz w:val="22"/>
          <w:szCs w:val="22"/>
        </w:rPr>
        <w:t xml:space="preserve"> event, including acts of God, terrorism</w:t>
      </w:r>
      <w:r w:rsidR="002065D1" w:rsidRPr="00C120D5">
        <w:rPr>
          <w:rFonts w:asciiTheme="majorHAnsi" w:hAnsiTheme="majorHAnsi"/>
          <w:color w:val="auto"/>
          <w:sz w:val="22"/>
          <w:szCs w:val="22"/>
        </w:rPr>
        <w:t xml:space="preserve"> and I</w:t>
      </w:r>
      <w:r w:rsidRPr="00C120D5">
        <w:rPr>
          <w:rFonts w:asciiTheme="majorHAnsi" w:hAnsiTheme="majorHAnsi"/>
          <w:color w:val="auto"/>
          <w:sz w:val="22"/>
          <w:szCs w:val="22"/>
        </w:rPr>
        <w:t xml:space="preserve">nternet failures or delays, </w:t>
      </w:r>
      <w:r w:rsidRPr="00C120D5">
        <w:rPr>
          <w:rFonts w:asciiTheme="majorHAnsi" w:hAnsiTheme="majorHAnsi"/>
          <w:color w:val="auto"/>
          <w:sz w:val="22"/>
        </w:rPr>
        <w:t>and any</w:t>
      </w:r>
      <w:r w:rsidR="00C120D5" w:rsidRPr="00C120D5">
        <w:rPr>
          <w:rFonts w:asciiTheme="majorHAnsi" w:hAnsiTheme="majorHAnsi"/>
          <w:color w:val="auto"/>
          <w:sz w:val="22"/>
        </w:rPr>
        <w:t xml:space="preserve"> </w:t>
      </w:r>
      <w:r w:rsidRPr="00C120D5">
        <w:rPr>
          <w:rFonts w:asciiTheme="majorHAnsi" w:hAnsiTheme="majorHAnsi"/>
          <w:color w:val="auto"/>
          <w:sz w:val="22"/>
          <w:szCs w:val="22"/>
        </w:rPr>
        <w:t xml:space="preserve">delivery of Service date will be extended to the extent of </w:t>
      </w:r>
      <w:r w:rsidR="006041A5" w:rsidRPr="00C120D5">
        <w:rPr>
          <w:rFonts w:asciiTheme="majorHAnsi" w:hAnsiTheme="majorHAnsi"/>
          <w:color w:val="auto"/>
          <w:sz w:val="22"/>
          <w:szCs w:val="22"/>
        </w:rPr>
        <w:t xml:space="preserve">such </w:t>
      </w:r>
      <w:r w:rsidRPr="00C120D5">
        <w:rPr>
          <w:rFonts w:asciiTheme="majorHAnsi" w:hAnsiTheme="majorHAnsi"/>
          <w:color w:val="auto"/>
          <w:sz w:val="22"/>
          <w:szCs w:val="22"/>
        </w:rPr>
        <w:t>delay.</w:t>
      </w:r>
      <w:r w:rsidRPr="00EE7CAE">
        <w:rPr>
          <w:rFonts w:asciiTheme="majorHAnsi" w:hAnsiTheme="majorHAnsi"/>
          <w:color w:val="auto"/>
          <w:sz w:val="22"/>
          <w:szCs w:val="22"/>
        </w:rPr>
        <w:t xml:space="preserve"> </w:t>
      </w:r>
      <w:r w:rsidR="00C120D5">
        <w:rPr>
          <w:rFonts w:asciiTheme="majorHAnsi" w:hAnsiTheme="majorHAnsi"/>
          <w:color w:val="auto"/>
          <w:sz w:val="22"/>
          <w:szCs w:val="22"/>
        </w:rPr>
        <w:t xml:space="preserve">Notwithstanding the above, payment shall not be excused by a </w:t>
      </w:r>
      <w:r w:rsidR="00C120D5" w:rsidRPr="00C120D5">
        <w:rPr>
          <w:rFonts w:asciiTheme="majorHAnsi" w:hAnsiTheme="majorHAnsi"/>
          <w:i/>
          <w:iCs/>
          <w:color w:val="auto"/>
          <w:sz w:val="22"/>
          <w:szCs w:val="22"/>
        </w:rPr>
        <w:t>force majeure</w:t>
      </w:r>
      <w:r w:rsidR="00C120D5">
        <w:rPr>
          <w:rFonts w:asciiTheme="majorHAnsi" w:hAnsiTheme="majorHAnsi"/>
          <w:color w:val="auto"/>
          <w:sz w:val="22"/>
          <w:szCs w:val="22"/>
        </w:rPr>
        <w:t xml:space="preserve"> event.  </w:t>
      </w:r>
      <w:r w:rsidR="002065D1">
        <w:rPr>
          <w:rFonts w:asciiTheme="majorHAnsi" w:hAnsiTheme="majorHAnsi"/>
          <w:color w:val="auto"/>
          <w:sz w:val="22"/>
          <w:szCs w:val="22"/>
        </w:rPr>
        <w:t>However, i</w:t>
      </w:r>
      <w:r w:rsidR="004C133E">
        <w:rPr>
          <w:rFonts w:asciiTheme="majorHAnsi" w:hAnsiTheme="majorHAnsi"/>
          <w:color w:val="auto"/>
          <w:sz w:val="22"/>
          <w:szCs w:val="22"/>
        </w:rPr>
        <w:t xml:space="preserve">f any </w:t>
      </w:r>
      <w:r w:rsidR="004C133E" w:rsidRPr="002065D1">
        <w:rPr>
          <w:rFonts w:asciiTheme="majorHAnsi" w:hAnsiTheme="majorHAnsi"/>
          <w:i/>
          <w:iCs/>
          <w:color w:val="auto"/>
          <w:sz w:val="22"/>
          <w:szCs w:val="22"/>
        </w:rPr>
        <w:t>force majeure</w:t>
      </w:r>
      <w:r w:rsidR="004C133E">
        <w:rPr>
          <w:rFonts w:asciiTheme="majorHAnsi" w:hAnsiTheme="majorHAnsi"/>
          <w:color w:val="auto"/>
          <w:sz w:val="22"/>
          <w:szCs w:val="22"/>
        </w:rPr>
        <w:t xml:space="preserve"> event affects one party for more than </w:t>
      </w:r>
      <w:r w:rsidR="002065D1">
        <w:rPr>
          <w:rFonts w:asciiTheme="majorHAnsi" w:hAnsiTheme="majorHAnsi"/>
          <w:color w:val="auto"/>
          <w:sz w:val="22"/>
          <w:szCs w:val="22"/>
        </w:rPr>
        <w:t>9</w:t>
      </w:r>
      <w:r w:rsidR="004C133E">
        <w:rPr>
          <w:rFonts w:asciiTheme="majorHAnsi" w:hAnsiTheme="majorHAnsi"/>
          <w:color w:val="auto"/>
          <w:sz w:val="22"/>
          <w:szCs w:val="22"/>
        </w:rPr>
        <w:t>0 consecutive days, the other party may terminate the Agreement or any open Order Form hereunder in accordance with Section 8 above.</w:t>
      </w:r>
    </w:p>
    <w:p w14:paraId="01CE017E" w14:textId="0B27E054" w:rsidR="0098659A" w:rsidRPr="003A0E98" w:rsidRDefault="0098659A">
      <w:pPr>
        <w:pStyle w:val="Default"/>
        <w:spacing w:after="360"/>
        <w:rPr>
          <w:rFonts w:asciiTheme="majorHAnsi" w:hAnsiTheme="majorHAnsi"/>
          <w:color w:val="auto"/>
          <w:sz w:val="22"/>
          <w:szCs w:val="22"/>
        </w:rPr>
        <w:pPrChange w:id="1" w:author="Charlotte Salomon" w:date="2026-04-09T12:31:00Z" w16du:dateUtc="2026-04-09T19:31:00Z">
          <w:pPr>
            <w:pStyle w:val="Default"/>
            <w:spacing w:after="200"/>
          </w:pPr>
        </w:pPrChange>
      </w:pPr>
      <w:r>
        <w:rPr>
          <w:rFonts w:asciiTheme="majorHAnsi" w:hAnsiTheme="majorHAnsi"/>
          <w:color w:val="auto"/>
          <w:sz w:val="22"/>
          <w:szCs w:val="22"/>
        </w:rPr>
        <w:t xml:space="preserve">(viii) </w:t>
      </w:r>
      <w:r w:rsidR="006041A5" w:rsidRPr="006041A5">
        <w:rPr>
          <w:rFonts w:asciiTheme="majorHAnsi" w:eastAsia="Arial" w:hAnsiTheme="majorHAnsi" w:cstheme="majorHAnsi"/>
          <w:sz w:val="22"/>
          <w:szCs w:val="22"/>
        </w:rPr>
        <w:t>Any provisions that by their nature are intended to survive termination will survive</w:t>
      </w:r>
      <w:r w:rsidR="006041A5">
        <w:rPr>
          <w:rFonts w:asciiTheme="majorHAnsi" w:eastAsia="Arial" w:hAnsiTheme="majorHAnsi" w:cstheme="majorHAnsi"/>
          <w:sz w:val="22"/>
          <w:szCs w:val="22"/>
        </w:rPr>
        <w:t xml:space="preserve"> as will</w:t>
      </w:r>
      <w:r w:rsidR="006041A5" w:rsidRPr="006041A5">
        <w:rPr>
          <w:rFonts w:asciiTheme="majorHAnsi" w:hAnsiTheme="majorHAnsi" w:cstheme="majorHAnsi"/>
          <w:sz w:val="22"/>
          <w:szCs w:val="22"/>
        </w:rPr>
        <w:t xml:space="preserve"> any outstanding payment obligations or any cause of action or claim of either party, whether in law or in equity, accrued or to accrue because of any breach or default</w:t>
      </w:r>
      <w:r w:rsidR="006041A5" w:rsidRPr="006041A5">
        <w:rPr>
          <w:rFonts w:asciiTheme="majorHAnsi" w:eastAsia="Arial" w:hAnsiTheme="majorHAnsi" w:cstheme="majorHAnsi"/>
          <w:sz w:val="22"/>
          <w:szCs w:val="22"/>
        </w:rPr>
        <w:t>.</w:t>
      </w:r>
      <w:r w:rsidR="006041A5" w:rsidRPr="009366BC">
        <w:rPr>
          <w:rFonts w:eastAsia="Arial"/>
          <w:sz w:val="22"/>
          <w:szCs w:val="22"/>
        </w:rPr>
        <w:t xml:space="preserve"> </w:t>
      </w:r>
    </w:p>
    <w:p w14:paraId="571BF878" w14:textId="7CC6C127" w:rsidR="00EE7CAE" w:rsidRPr="00EE7CAE" w:rsidRDefault="00EE7CAE" w:rsidP="00EE7CAE">
      <w:pPr>
        <w:pStyle w:val="Default"/>
        <w:spacing w:after="240"/>
        <w:outlineLvl w:val="0"/>
        <w:rPr>
          <w:rFonts w:asciiTheme="majorHAnsi" w:hAnsiTheme="majorHAnsi"/>
          <w:bCs/>
          <w:color w:val="auto"/>
          <w:sz w:val="22"/>
          <w:szCs w:val="22"/>
        </w:rPr>
      </w:pPr>
      <w:r>
        <w:rPr>
          <w:rFonts w:asciiTheme="majorHAnsi" w:hAnsiTheme="majorHAnsi"/>
          <w:b/>
          <w:bCs/>
          <w:color w:val="auto"/>
          <w:sz w:val="22"/>
          <w:szCs w:val="22"/>
        </w:rPr>
        <w:t>IN WITNESS WHEREOF</w:t>
      </w:r>
      <w:r>
        <w:rPr>
          <w:rFonts w:asciiTheme="majorHAnsi" w:hAnsiTheme="majorHAnsi"/>
          <w:bCs/>
          <w:color w:val="auto"/>
          <w:sz w:val="22"/>
          <w:szCs w:val="22"/>
        </w:rPr>
        <w:t>, each party has executed this Agreement, effective as of the Effective Date.</w:t>
      </w:r>
    </w:p>
    <w:p w14:paraId="6717E830" w14:textId="06C0CC9D" w:rsidR="008D361F" w:rsidRDefault="008D361F" w:rsidP="00EE7CAE">
      <w:pPr>
        <w:pStyle w:val="Default"/>
        <w:spacing w:after="200"/>
        <w:outlineLvl w:val="0"/>
        <w:rPr>
          <w:rFonts w:asciiTheme="majorHAnsi" w:hAnsiTheme="majorHAnsi"/>
          <w:b/>
          <w:bCs/>
          <w:color w:val="auto"/>
          <w:sz w:val="22"/>
          <w:szCs w:val="22"/>
        </w:rPr>
      </w:pPr>
      <w:r w:rsidRPr="00EE7CAE">
        <w:rPr>
          <w:rFonts w:asciiTheme="majorHAnsi" w:hAnsiTheme="majorHAnsi"/>
          <w:b/>
          <w:bCs/>
          <w:color w:val="auto"/>
          <w:sz w:val="22"/>
          <w:szCs w:val="22"/>
        </w:rPr>
        <w:t xml:space="preserve">CUSTOMER </w:t>
      </w:r>
      <w:r w:rsidR="00D34658" w:rsidRPr="00EE7CAE">
        <w:rPr>
          <w:rFonts w:asciiTheme="majorHAnsi" w:hAnsiTheme="majorHAnsi"/>
          <w:b/>
          <w:bCs/>
          <w:color w:val="auto"/>
          <w:sz w:val="22"/>
          <w:szCs w:val="22"/>
        </w:rPr>
        <w:tab/>
      </w:r>
      <w:r w:rsidR="00D34658" w:rsidRPr="00EE7CAE">
        <w:rPr>
          <w:rFonts w:asciiTheme="majorHAnsi" w:hAnsiTheme="majorHAnsi"/>
          <w:b/>
          <w:bCs/>
          <w:color w:val="auto"/>
          <w:sz w:val="22"/>
          <w:szCs w:val="22"/>
        </w:rPr>
        <w:tab/>
      </w:r>
      <w:r w:rsidR="00D34658" w:rsidRPr="00EE7CAE">
        <w:rPr>
          <w:rFonts w:asciiTheme="majorHAnsi" w:hAnsiTheme="majorHAnsi"/>
          <w:b/>
          <w:bCs/>
          <w:color w:val="auto"/>
          <w:sz w:val="22"/>
          <w:szCs w:val="22"/>
        </w:rPr>
        <w:tab/>
      </w:r>
      <w:r w:rsidR="00D34658" w:rsidRPr="00EE7CAE">
        <w:rPr>
          <w:rFonts w:asciiTheme="majorHAnsi" w:hAnsiTheme="majorHAnsi"/>
          <w:b/>
          <w:bCs/>
          <w:color w:val="auto"/>
          <w:sz w:val="22"/>
          <w:szCs w:val="22"/>
        </w:rPr>
        <w:tab/>
      </w:r>
      <w:r w:rsidR="00D34658" w:rsidRPr="00EE7CAE">
        <w:rPr>
          <w:rFonts w:asciiTheme="majorHAnsi" w:hAnsiTheme="majorHAnsi"/>
          <w:b/>
          <w:bCs/>
          <w:color w:val="auto"/>
          <w:sz w:val="22"/>
          <w:szCs w:val="22"/>
        </w:rPr>
        <w:tab/>
      </w:r>
      <w:r w:rsidR="007854A7">
        <w:rPr>
          <w:rFonts w:asciiTheme="majorHAnsi" w:hAnsiTheme="majorHAnsi"/>
          <w:b/>
          <w:bCs/>
          <w:color w:val="auto"/>
          <w:sz w:val="22"/>
          <w:szCs w:val="22"/>
        </w:rPr>
        <w:t>S</w:t>
      </w:r>
      <w:r w:rsidR="0047107A">
        <w:rPr>
          <w:rFonts w:asciiTheme="majorHAnsi" w:hAnsiTheme="majorHAnsi"/>
          <w:b/>
          <w:bCs/>
          <w:color w:val="auto"/>
          <w:sz w:val="22"/>
          <w:szCs w:val="22"/>
        </w:rPr>
        <w:t>OLYNX LLC</w:t>
      </w:r>
      <w:r w:rsidR="00C120D5">
        <w:rPr>
          <w:rFonts w:asciiTheme="majorHAnsi" w:hAnsiTheme="majorHAnsi"/>
          <w:b/>
          <w:bCs/>
          <w:color w:val="auto"/>
          <w:sz w:val="22"/>
          <w:szCs w:val="22"/>
        </w:rPr>
        <w:t>, a California limited liability company</w:t>
      </w:r>
    </w:p>
    <w:p w14:paraId="7FCC94CD" w14:textId="77777777" w:rsidR="00E1262D" w:rsidRDefault="00E1262D" w:rsidP="00EE7CAE">
      <w:pPr>
        <w:pStyle w:val="Default"/>
        <w:spacing w:after="200"/>
        <w:outlineLvl w:val="0"/>
        <w:rPr>
          <w:rFonts w:asciiTheme="majorHAnsi" w:hAnsiTheme="majorHAnsi"/>
          <w:b/>
          <w:bCs/>
          <w:color w:val="auto"/>
          <w:sz w:val="22"/>
          <w:szCs w:val="22"/>
        </w:rPr>
      </w:pPr>
    </w:p>
    <w:p w14:paraId="1EEB6FFB" w14:textId="77777777" w:rsidR="008D361F" w:rsidRPr="00EE7CAE" w:rsidRDefault="008D361F" w:rsidP="00EE7CAE">
      <w:pPr>
        <w:pStyle w:val="Default"/>
        <w:spacing w:after="200"/>
        <w:outlineLvl w:val="0"/>
        <w:rPr>
          <w:rFonts w:asciiTheme="majorHAnsi" w:hAnsiTheme="majorHAnsi"/>
          <w:color w:val="FFFFFF"/>
          <w:sz w:val="22"/>
          <w:szCs w:val="22"/>
        </w:rPr>
      </w:pPr>
      <w:r w:rsidRPr="00EE7CAE">
        <w:rPr>
          <w:rFonts w:asciiTheme="majorHAnsi" w:hAnsiTheme="majorHAnsi"/>
          <w:b/>
          <w:bCs/>
          <w:color w:val="auto"/>
          <w:sz w:val="22"/>
          <w:szCs w:val="22"/>
        </w:rPr>
        <w:t>By</w:t>
      </w:r>
      <w:r w:rsidRPr="00EE7CAE">
        <w:rPr>
          <w:rFonts w:asciiTheme="majorHAnsi" w:hAnsiTheme="majorHAnsi"/>
          <w:color w:val="auto"/>
          <w:sz w:val="22"/>
          <w:szCs w:val="22"/>
        </w:rPr>
        <w:t xml:space="preserve">: _______________________________ </w:t>
      </w:r>
      <w:r w:rsidR="00D34658" w:rsidRPr="00EE7CAE">
        <w:rPr>
          <w:rFonts w:asciiTheme="majorHAnsi" w:hAnsiTheme="majorHAnsi"/>
          <w:color w:val="auto"/>
          <w:sz w:val="22"/>
          <w:szCs w:val="22"/>
        </w:rPr>
        <w:tab/>
      </w:r>
      <w:proofErr w:type="gramStart"/>
      <w:r w:rsidRPr="00EE7CAE">
        <w:rPr>
          <w:rFonts w:asciiTheme="majorHAnsi" w:hAnsiTheme="majorHAnsi"/>
          <w:b/>
          <w:bCs/>
          <w:sz w:val="22"/>
          <w:szCs w:val="22"/>
        </w:rPr>
        <w:t>By</w:t>
      </w:r>
      <w:proofErr w:type="gramEnd"/>
      <w:r w:rsidRPr="00EE7CAE">
        <w:rPr>
          <w:rFonts w:asciiTheme="majorHAnsi" w:hAnsiTheme="majorHAnsi"/>
          <w:b/>
          <w:bCs/>
          <w:sz w:val="22"/>
          <w:szCs w:val="22"/>
        </w:rPr>
        <w:t>: _________________________________</w:t>
      </w:r>
    </w:p>
    <w:p w14:paraId="4933A502" w14:textId="003DF324" w:rsidR="008D361F" w:rsidRPr="00EE7CAE" w:rsidRDefault="008D361F" w:rsidP="00EE7CAE">
      <w:pPr>
        <w:pStyle w:val="Default"/>
        <w:spacing w:after="200"/>
        <w:outlineLvl w:val="0"/>
        <w:rPr>
          <w:rFonts w:asciiTheme="majorHAnsi" w:hAnsiTheme="majorHAnsi"/>
          <w:color w:val="FFFFFF"/>
          <w:sz w:val="22"/>
          <w:szCs w:val="22"/>
        </w:rPr>
      </w:pPr>
      <w:r w:rsidRPr="00EE7CAE">
        <w:rPr>
          <w:rFonts w:asciiTheme="majorHAnsi" w:hAnsiTheme="majorHAnsi"/>
          <w:b/>
          <w:bCs/>
          <w:sz w:val="22"/>
          <w:szCs w:val="22"/>
        </w:rPr>
        <w:t>N</w:t>
      </w:r>
      <w:r w:rsidR="00EE7CAE">
        <w:rPr>
          <w:rFonts w:asciiTheme="majorHAnsi" w:hAnsiTheme="majorHAnsi"/>
          <w:b/>
          <w:bCs/>
          <w:sz w:val="22"/>
          <w:szCs w:val="22"/>
        </w:rPr>
        <w:t>ame</w:t>
      </w:r>
      <w:r w:rsidR="0047107A">
        <w:rPr>
          <w:rFonts w:asciiTheme="majorHAnsi" w:hAnsiTheme="majorHAnsi"/>
          <w:b/>
          <w:bCs/>
          <w:sz w:val="22"/>
          <w:szCs w:val="22"/>
        </w:rPr>
        <w:t>/Title</w:t>
      </w:r>
      <w:r w:rsidR="00EE7CAE">
        <w:rPr>
          <w:rFonts w:asciiTheme="majorHAnsi" w:hAnsiTheme="majorHAnsi"/>
          <w:b/>
          <w:bCs/>
          <w:sz w:val="22"/>
          <w:szCs w:val="22"/>
        </w:rPr>
        <w:t xml:space="preserve">: </w:t>
      </w:r>
      <w:proofErr w:type="gramStart"/>
      <w:r w:rsidR="00EE7CAE">
        <w:rPr>
          <w:rFonts w:asciiTheme="majorHAnsi" w:hAnsiTheme="majorHAnsi"/>
          <w:b/>
          <w:bCs/>
          <w:sz w:val="22"/>
          <w:szCs w:val="22"/>
        </w:rPr>
        <w:t>_______________________</w:t>
      </w:r>
      <w:r w:rsidRPr="00EE7CAE">
        <w:rPr>
          <w:rFonts w:asciiTheme="majorHAnsi" w:hAnsiTheme="majorHAnsi"/>
          <w:b/>
          <w:bCs/>
          <w:sz w:val="22"/>
          <w:szCs w:val="22"/>
        </w:rPr>
        <w:t xml:space="preserve"> </w:t>
      </w:r>
      <w:r w:rsidR="00D34658" w:rsidRPr="00EE7CAE">
        <w:rPr>
          <w:rFonts w:asciiTheme="majorHAnsi" w:hAnsiTheme="majorHAnsi"/>
          <w:b/>
          <w:bCs/>
          <w:sz w:val="22"/>
          <w:szCs w:val="22"/>
        </w:rPr>
        <w:tab/>
      </w:r>
      <w:proofErr w:type="gramEnd"/>
      <w:r w:rsidRPr="00EE7CAE">
        <w:rPr>
          <w:rFonts w:asciiTheme="majorHAnsi" w:hAnsiTheme="majorHAnsi"/>
          <w:b/>
          <w:bCs/>
          <w:sz w:val="22"/>
          <w:szCs w:val="22"/>
        </w:rPr>
        <w:t>Name</w:t>
      </w:r>
      <w:r w:rsidR="0047107A">
        <w:rPr>
          <w:rFonts w:asciiTheme="majorHAnsi" w:hAnsiTheme="majorHAnsi"/>
          <w:b/>
          <w:bCs/>
          <w:sz w:val="22"/>
          <w:szCs w:val="22"/>
        </w:rPr>
        <w:t>/Title</w:t>
      </w:r>
      <w:r w:rsidRPr="00EE7CAE">
        <w:rPr>
          <w:rFonts w:asciiTheme="majorHAnsi" w:hAnsiTheme="majorHAnsi"/>
          <w:b/>
          <w:bCs/>
          <w:sz w:val="22"/>
          <w:szCs w:val="22"/>
        </w:rPr>
        <w:t xml:space="preserve">: </w:t>
      </w:r>
      <w:r w:rsidR="00EE7CAE">
        <w:rPr>
          <w:rFonts w:asciiTheme="majorHAnsi" w:hAnsiTheme="majorHAnsi"/>
          <w:b/>
          <w:bCs/>
          <w:sz w:val="22"/>
          <w:szCs w:val="22"/>
        </w:rPr>
        <w:t>_________________________</w:t>
      </w:r>
      <w:r w:rsidRPr="00EE7CAE">
        <w:rPr>
          <w:rFonts w:asciiTheme="majorHAnsi" w:hAnsiTheme="majorHAnsi"/>
          <w:b/>
          <w:bCs/>
          <w:sz w:val="22"/>
          <w:szCs w:val="22"/>
        </w:rPr>
        <w:t xml:space="preserve"> </w:t>
      </w:r>
      <w:r w:rsidRPr="00EE7CAE">
        <w:rPr>
          <w:rFonts w:asciiTheme="majorHAnsi" w:hAnsiTheme="majorHAnsi"/>
          <w:color w:val="FFFFFF"/>
          <w:sz w:val="22"/>
          <w:szCs w:val="22"/>
        </w:rPr>
        <w:t xml:space="preserve"> </w:t>
      </w:r>
    </w:p>
    <w:p w14:paraId="61D1795D" w14:textId="77777777" w:rsidR="00E1262D" w:rsidRDefault="00E1262D">
      <w:pPr>
        <w:rPr>
          <w:del w:id="2" w:author="Charlotte Salomon" w:date="2026-04-09T12:31:00Z" w16du:dateUtc="2026-04-09T19:31:00Z"/>
          <w:rFonts w:asciiTheme="majorHAnsi" w:hAnsiTheme="majorHAnsi" w:cs="Arial"/>
          <w:b/>
          <w:sz w:val="22"/>
          <w:szCs w:val="22"/>
          <w:u w:val="single"/>
        </w:rPr>
      </w:pPr>
      <w:del w:id="3" w:author="Charlotte Salomon" w:date="2026-04-09T12:31:00Z" w16du:dateUtc="2026-04-09T19:31:00Z">
        <w:r>
          <w:rPr>
            <w:rFonts w:asciiTheme="majorHAnsi" w:hAnsiTheme="majorHAnsi"/>
            <w:b/>
            <w:sz w:val="22"/>
            <w:szCs w:val="22"/>
            <w:u w:val="single"/>
          </w:rPr>
          <w:br w:type="page"/>
        </w:r>
      </w:del>
    </w:p>
    <w:p w14:paraId="2CC9D3DD" w14:textId="77777777" w:rsidR="000D5132" w:rsidRDefault="000D5132" w:rsidP="000E3686">
      <w:pPr>
        <w:pStyle w:val="Default"/>
        <w:spacing w:after="200"/>
        <w:jc w:val="center"/>
        <w:rPr>
          <w:ins w:id="4" w:author="Charlotte Salomon" w:date="2026-04-09T12:31:00Z" w16du:dateUtc="2026-04-09T19:31:00Z"/>
          <w:rFonts w:asciiTheme="majorHAnsi" w:hAnsiTheme="majorHAnsi"/>
          <w:b/>
          <w:color w:val="auto"/>
          <w:sz w:val="22"/>
          <w:szCs w:val="22"/>
          <w:u w:val="single"/>
        </w:rPr>
        <w:sectPr w:rsidR="000D5132" w:rsidSect="000D5132">
          <w:headerReference w:type="default" r:id="rId9"/>
          <w:footerReference w:type="default" r:id="rId10"/>
          <w:pgSz w:w="11900" w:h="16840"/>
          <w:pgMar w:top="936" w:right="1080" w:bottom="720" w:left="1080" w:header="706" w:footer="706" w:gutter="0"/>
          <w:cols w:space="708"/>
          <w:docGrid w:linePitch="360"/>
        </w:sectPr>
      </w:pPr>
    </w:p>
    <w:p w14:paraId="39BAE4FF" w14:textId="77777777" w:rsidR="000E3686" w:rsidRPr="00EE7CAE" w:rsidRDefault="000E3686" w:rsidP="000E3686">
      <w:pPr>
        <w:spacing w:after="200"/>
        <w:rPr>
          <w:rFonts w:asciiTheme="majorHAnsi" w:hAnsiTheme="majorHAnsi" w:cs="Arial"/>
          <w:sz w:val="22"/>
          <w:szCs w:val="22"/>
        </w:rPr>
      </w:pPr>
    </w:p>
    <w:p w14:paraId="64253C27" w14:textId="77777777" w:rsidR="000470C2" w:rsidRDefault="000470C2">
      <w:pPr>
        <w:rPr>
          <w:rFonts w:asciiTheme="majorHAnsi" w:hAnsiTheme="majorHAnsi" w:cs="Arial"/>
          <w:b/>
          <w:sz w:val="22"/>
          <w:szCs w:val="22"/>
          <w:u w:val="single"/>
        </w:rPr>
      </w:pPr>
      <w:r>
        <w:rPr>
          <w:rFonts w:asciiTheme="majorHAnsi" w:hAnsiTheme="majorHAnsi" w:cs="Arial"/>
          <w:b/>
          <w:sz w:val="22"/>
          <w:szCs w:val="22"/>
          <w:u w:val="single"/>
        </w:rPr>
        <w:br w:type="page"/>
      </w:r>
    </w:p>
    <w:p w14:paraId="51EFD5B7" w14:textId="5E36CE65" w:rsidR="000E3686" w:rsidRPr="00DC2C70" w:rsidRDefault="000E3686" w:rsidP="000E3686">
      <w:pPr>
        <w:spacing w:after="200"/>
        <w:jc w:val="center"/>
        <w:rPr>
          <w:rFonts w:asciiTheme="majorHAnsi" w:hAnsiTheme="majorHAnsi" w:cs="Arial"/>
          <w:b/>
          <w:sz w:val="22"/>
          <w:szCs w:val="22"/>
          <w:u w:val="single"/>
        </w:rPr>
      </w:pPr>
      <w:r w:rsidRPr="00DC2C70">
        <w:rPr>
          <w:rFonts w:asciiTheme="majorHAnsi" w:hAnsiTheme="majorHAnsi" w:cs="Arial"/>
          <w:b/>
          <w:sz w:val="22"/>
          <w:szCs w:val="22"/>
          <w:u w:val="single"/>
        </w:rPr>
        <w:lastRenderedPageBreak/>
        <w:t xml:space="preserve">Exhibit </w:t>
      </w:r>
      <w:r w:rsidR="00C120D5">
        <w:rPr>
          <w:rFonts w:asciiTheme="majorHAnsi" w:hAnsiTheme="majorHAnsi" w:cs="Arial"/>
          <w:b/>
          <w:sz w:val="22"/>
          <w:szCs w:val="22"/>
          <w:u w:val="single"/>
        </w:rPr>
        <w:t>A</w:t>
      </w:r>
      <w:r w:rsidRPr="00DC2C70">
        <w:rPr>
          <w:rFonts w:asciiTheme="majorHAnsi" w:hAnsiTheme="majorHAnsi" w:cs="Arial"/>
          <w:b/>
          <w:sz w:val="22"/>
          <w:szCs w:val="22"/>
          <w:u w:val="single"/>
        </w:rPr>
        <w:t xml:space="preserve"> – Professional Services Addendum</w:t>
      </w:r>
    </w:p>
    <w:p w14:paraId="78E6A777" w14:textId="038187FA" w:rsidR="000E3686" w:rsidRPr="00EE7CAE" w:rsidRDefault="000E3686" w:rsidP="000E3686">
      <w:pPr>
        <w:pStyle w:val="Default"/>
        <w:spacing w:after="200"/>
        <w:rPr>
          <w:rFonts w:asciiTheme="majorHAnsi" w:hAnsiTheme="majorHAnsi"/>
          <w:color w:val="auto"/>
          <w:sz w:val="22"/>
          <w:szCs w:val="22"/>
        </w:rPr>
      </w:pPr>
      <w:r w:rsidRPr="00EE7CAE">
        <w:rPr>
          <w:rFonts w:asciiTheme="majorHAnsi" w:hAnsiTheme="majorHAnsi"/>
          <w:b/>
          <w:bCs/>
          <w:color w:val="auto"/>
          <w:sz w:val="22"/>
          <w:szCs w:val="22"/>
        </w:rPr>
        <w:t xml:space="preserve">THIS PROFESSIONAL SERVICES ADDENDUM </w:t>
      </w:r>
      <w:r w:rsidRPr="00EE7CAE">
        <w:rPr>
          <w:rFonts w:asciiTheme="majorHAnsi" w:hAnsiTheme="majorHAnsi"/>
          <w:color w:val="auto"/>
          <w:sz w:val="22"/>
          <w:szCs w:val="22"/>
        </w:rPr>
        <w:t>(</w:t>
      </w:r>
      <w:r>
        <w:rPr>
          <w:rFonts w:asciiTheme="majorHAnsi" w:hAnsiTheme="majorHAnsi"/>
          <w:color w:val="auto"/>
          <w:sz w:val="22"/>
          <w:szCs w:val="22"/>
        </w:rPr>
        <w:t xml:space="preserve">the </w:t>
      </w:r>
      <w:r w:rsidRPr="00EE7CAE">
        <w:rPr>
          <w:rFonts w:asciiTheme="majorHAnsi" w:hAnsiTheme="majorHAnsi"/>
          <w:color w:val="auto"/>
          <w:sz w:val="22"/>
          <w:szCs w:val="22"/>
        </w:rPr>
        <w:t xml:space="preserve">"PS Addendum") is an addendum to the Subscription Agreement (the “Agreement”) between </w:t>
      </w:r>
      <w:proofErr w:type="spellStart"/>
      <w:r w:rsidR="009049E5">
        <w:rPr>
          <w:rFonts w:asciiTheme="majorHAnsi" w:hAnsiTheme="majorHAnsi"/>
          <w:color w:val="auto"/>
          <w:sz w:val="22"/>
          <w:szCs w:val="22"/>
        </w:rPr>
        <w:t>Solynx</w:t>
      </w:r>
      <w:proofErr w:type="spellEnd"/>
      <w:r w:rsidRPr="00EE7CAE">
        <w:rPr>
          <w:rFonts w:asciiTheme="majorHAnsi" w:hAnsiTheme="majorHAnsi"/>
          <w:color w:val="auto"/>
          <w:sz w:val="22"/>
          <w:szCs w:val="22"/>
        </w:rPr>
        <w:t xml:space="preserve"> and the Customer</w:t>
      </w:r>
      <w:r>
        <w:rPr>
          <w:rFonts w:asciiTheme="majorHAnsi" w:hAnsiTheme="majorHAnsi"/>
          <w:color w:val="auto"/>
          <w:sz w:val="22"/>
          <w:szCs w:val="22"/>
        </w:rPr>
        <w:t>, is incorporated into the Agreement by this reference and will be governed by the terms herein and therein.</w:t>
      </w:r>
      <w:r w:rsidRPr="00EE7CAE">
        <w:rPr>
          <w:rFonts w:asciiTheme="majorHAnsi" w:hAnsiTheme="majorHAnsi"/>
          <w:color w:val="auto"/>
          <w:sz w:val="22"/>
          <w:szCs w:val="22"/>
        </w:rPr>
        <w:t xml:space="preserve"> </w:t>
      </w:r>
    </w:p>
    <w:p w14:paraId="43B38634" w14:textId="59C07CE4" w:rsidR="000E3686" w:rsidRPr="00EE7CAE" w:rsidRDefault="000E3686" w:rsidP="000E3686">
      <w:pPr>
        <w:pStyle w:val="Default"/>
        <w:spacing w:after="200"/>
        <w:rPr>
          <w:rFonts w:asciiTheme="majorHAnsi" w:hAnsiTheme="majorHAnsi"/>
          <w:color w:val="auto"/>
          <w:sz w:val="22"/>
          <w:szCs w:val="22"/>
        </w:rPr>
      </w:pPr>
      <w:r w:rsidRPr="00EE7CAE">
        <w:rPr>
          <w:rFonts w:asciiTheme="majorHAnsi" w:hAnsiTheme="majorHAnsi"/>
          <w:color w:val="auto"/>
          <w:sz w:val="22"/>
          <w:szCs w:val="22"/>
        </w:rPr>
        <w:t xml:space="preserve">Customer desires to procure, and </w:t>
      </w:r>
      <w:proofErr w:type="spellStart"/>
      <w:r w:rsidR="009049E5">
        <w:rPr>
          <w:rFonts w:asciiTheme="majorHAnsi" w:hAnsiTheme="majorHAnsi"/>
          <w:color w:val="auto"/>
          <w:sz w:val="22"/>
          <w:szCs w:val="22"/>
        </w:rPr>
        <w:t>Solynx</w:t>
      </w:r>
      <w:proofErr w:type="spellEnd"/>
      <w:r w:rsidRPr="00EE7CAE">
        <w:rPr>
          <w:rFonts w:asciiTheme="majorHAnsi" w:hAnsiTheme="majorHAnsi"/>
          <w:color w:val="auto"/>
          <w:sz w:val="22"/>
          <w:szCs w:val="22"/>
        </w:rPr>
        <w:t xml:space="preserve"> desires to render, certain professional services in connection with the Service pursuant to the terms herein. Capitalized terms used in this PS Addendum will have the meaning</w:t>
      </w:r>
      <w:r>
        <w:rPr>
          <w:rFonts w:asciiTheme="majorHAnsi" w:hAnsiTheme="majorHAnsi"/>
          <w:color w:val="auto"/>
          <w:sz w:val="22"/>
          <w:szCs w:val="22"/>
        </w:rPr>
        <w:t>s set forth in</w:t>
      </w:r>
      <w:r w:rsidRPr="00EE7CAE">
        <w:rPr>
          <w:rFonts w:asciiTheme="majorHAnsi" w:hAnsiTheme="majorHAnsi"/>
          <w:color w:val="auto"/>
          <w:sz w:val="22"/>
          <w:szCs w:val="22"/>
        </w:rPr>
        <w:t xml:space="preserve"> the Agreement. </w:t>
      </w:r>
    </w:p>
    <w:p w14:paraId="59304A09" w14:textId="0CDD2353" w:rsidR="000E3686" w:rsidRPr="00EE7CAE" w:rsidRDefault="000E3686" w:rsidP="000E3686">
      <w:pPr>
        <w:pStyle w:val="Default"/>
        <w:spacing w:after="200"/>
        <w:rPr>
          <w:rFonts w:asciiTheme="majorHAnsi" w:hAnsiTheme="majorHAnsi"/>
          <w:color w:val="auto"/>
          <w:sz w:val="22"/>
          <w:szCs w:val="22"/>
        </w:rPr>
      </w:pPr>
      <w:r w:rsidRPr="00EE7CAE">
        <w:rPr>
          <w:rFonts w:asciiTheme="majorHAnsi" w:hAnsiTheme="majorHAnsi"/>
          <w:b/>
          <w:bCs/>
          <w:color w:val="auto"/>
          <w:sz w:val="22"/>
          <w:szCs w:val="22"/>
        </w:rPr>
        <w:t xml:space="preserve">1. Scope of Services. </w:t>
      </w:r>
      <w:r w:rsidRPr="00EE7CAE">
        <w:rPr>
          <w:rFonts w:asciiTheme="majorHAnsi" w:hAnsiTheme="majorHAnsi"/>
          <w:color w:val="auto"/>
          <w:sz w:val="22"/>
          <w:szCs w:val="22"/>
        </w:rPr>
        <w:t xml:space="preserve">Subject to the terms and conditions of the Agreement and this PS Addendum, </w:t>
      </w:r>
      <w:proofErr w:type="spellStart"/>
      <w:r w:rsidR="009049E5">
        <w:rPr>
          <w:rFonts w:asciiTheme="majorHAnsi" w:hAnsiTheme="majorHAnsi"/>
          <w:color w:val="auto"/>
          <w:sz w:val="22"/>
          <w:szCs w:val="22"/>
        </w:rPr>
        <w:t>Solynx</w:t>
      </w:r>
      <w:proofErr w:type="spellEnd"/>
      <w:r w:rsidRPr="00EE7CAE">
        <w:rPr>
          <w:rFonts w:asciiTheme="majorHAnsi" w:hAnsiTheme="majorHAnsi"/>
          <w:color w:val="auto"/>
          <w:sz w:val="22"/>
          <w:szCs w:val="22"/>
        </w:rPr>
        <w:t xml:space="preserve"> will provide Customer with </w:t>
      </w:r>
      <w:r>
        <w:rPr>
          <w:rFonts w:asciiTheme="majorHAnsi" w:hAnsiTheme="majorHAnsi"/>
          <w:color w:val="auto"/>
          <w:sz w:val="22"/>
          <w:szCs w:val="22"/>
        </w:rPr>
        <w:t>implementation or other p</w:t>
      </w:r>
      <w:r w:rsidRPr="00EE7CAE">
        <w:rPr>
          <w:rFonts w:asciiTheme="majorHAnsi" w:hAnsiTheme="majorHAnsi"/>
          <w:color w:val="auto"/>
          <w:sz w:val="22"/>
          <w:szCs w:val="22"/>
        </w:rPr>
        <w:t xml:space="preserve">rofessional </w:t>
      </w:r>
      <w:r>
        <w:rPr>
          <w:rFonts w:asciiTheme="majorHAnsi" w:hAnsiTheme="majorHAnsi"/>
          <w:color w:val="auto"/>
          <w:sz w:val="22"/>
          <w:szCs w:val="22"/>
        </w:rPr>
        <w:t>s</w:t>
      </w:r>
      <w:r w:rsidRPr="00EE7CAE">
        <w:rPr>
          <w:rFonts w:asciiTheme="majorHAnsi" w:hAnsiTheme="majorHAnsi"/>
          <w:color w:val="auto"/>
          <w:sz w:val="22"/>
          <w:szCs w:val="22"/>
        </w:rPr>
        <w:t xml:space="preserve">ervices </w:t>
      </w:r>
      <w:r>
        <w:rPr>
          <w:rFonts w:asciiTheme="majorHAnsi" w:hAnsiTheme="majorHAnsi"/>
          <w:color w:val="auto"/>
          <w:sz w:val="22"/>
          <w:szCs w:val="22"/>
        </w:rPr>
        <w:t xml:space="preserve">(collectively, the “Professional Services”) </w:t>
      </w:r>
      <w:r w:rsidRPr="00EE7CAE">
        <w:rPr>
          <w:rFonts w:asciiTheme="majorHAnsi" w:hAnsiTheme="majorHAnsi"/>
          <w:color w:val="auto"/>
          <w:sz w:val="22"/>
          <w:szCs w:val="22"/>
        </w:rPr>
        <w:t xml:space="preserve">as set </w:t>
      </w:r>
      <w:r w:rsidRPr="00C120D5">
        <w:rPr>
          <w:rFonts w:asciiTheme="majorHAnsi" w:hAnsiTheme="majorHAnsi"/>
          <w:color w:val="auto"/>
          <w:sz w:val="22"/>
          <w:szCs w:val="22"/>
        </w:rPr>
        <w:t xml:space="preserve">forth in applicable statements of work executed by </w:t>
      </w:r>
      <w:proofErr w:type="spellStart"/>
      <w:r w:rsidR="009049E5" w:rsidRPr="00C120D5">
        <w:rPr>
          <w:rFonts w:asciiTheme="majorHAnsi" w:hAnsiTheme="majorHAnsi"/>
          <w:color w:val="auto"/>
          <w:sz w:val="22"/>
          <w:szCs w:val="22"/>
        </w:rPr>
        <w:t>Solynx</w:t>
      </w:r>
      <w:proofErr w:type="spellEnd"/>
      <w:r w:rsidRPr="00C120D5">
        <w:rPr>
          <w:rFonts w:asciiTheme="majorHAnsi" w:hAnsiTheme="majorHAnsi"/>
          <w:color w:val="auto"/>
          <w:sz w:val="22"/>
          <w:szCs w:val="22"/>
        </w:rPr>
        <w:t xml:space="preserve"> and Customer, </w:t>
      </w:r>
      <w:r w:rsidR="00C120D5" w:rsidRPr="00C120D5">
        <w:rPr>
          <w:rFonts w:asciiTheme="majorHAnsi" w:hAnsiTheme="majorHAnsi"/>
          <w:color w:val="auto"/>
          <w:sz w:val="22"/>
          <w:szCs w:val="22"/>
        </w:rPr>
        <w:t>the terms of which will become incorporated into and part of this Agreement</w:t>
      </w:r>
      <w:r w:rsidRPr="00C120D5">
        <w:rPr>
          <w:rFonts w:asciiTheme="majorHAnsi" w:hAnsiTheme="majorHAnsi"/>
          <w:color w:val="auto"/>
          <w:sz w:val="22"/>
          <w:szCs w:val="22"/>
        </w:rPr>
        <w:t xml:space="preserve"> (each, a “Stat</w:t>
      </w:r>
      <w:r w:rsidRPr="00EE7CAE">
        <w:rPr>
          <w:rFonts w:asciiTheme="majorHAnsi" w:hAnsiTheme="majorHAnsi"/>
          <w:color w:val="auto"/>
          <w:sz w:val="22"/>
          <w:szCs w:val="22"/>
        </w:rPr>
        <w:t>ement of Work” or “SOW”). Each Statement of Work will include, at a minimum: (</w:t>
      </w:r>
      <w:proofErr w:type="spellStart"/>
      <w:r w:rsidRPr="00EE7CAE">
        <w:rPr>
          <w:rFonts w:asciiTheme="majorHAnsi" w:hAnsiTheme="majorHAnsi"/>
          <w:color w:val="auto"/>
          <w:sz w:val="22"/>
          <w:szCs w:val="22"/>
        </w:rPr>
        <w:t>i</w:t>
      </w:r>
      <w:proofErr w:type="spellEnd"/>
      <w:r w:rsidRPr="00EE7CAE">
        <w:rPr>
          <w:rFonts w:asciiTheme="majorHAnsi" w:hAnsiTheme="majorHAnsi"/>
          <w:color w:val="auto"/>
          <w:sz w:val="22"/>
          <w:szCs w:val="22"/>
        </w:rPr>
        <w:t>) a description of the Professional Services and any work product or other materials to be developed and/or provided to Customer (</w:t>
      </w:r>
      <w:r w:rsidR="007E2BB6">
        <w:rPr>
          <w:rFonts w:asciiTheme="majorHAnsi" w:hAnsiTheme="majorHAnsi"/>
          <w:color w:val="auto"/>
          <w:sz w:val="22"/>
          <w:szCs w:val="22"/>
        </w:rPr>
        <w:t>collectively</w:t>
      </w:r>
      <w:r w:rsidRPr="00EE7CAE">
        <w:rPr>
          <w:rFonts w:asciiTheme="majorHAnsi" w:hAnsiTheme="majorHAnsi"/>
          <w:color w:val="auto"/>
          <w:sz w:val="22"/>
          <w:szCs w:val="22"/>
        </w:rPr>
        <w:t xml:space="preserve"> “</w:t>
      </w:r>
      <w:r w:rsidR="007E2BB6">
        <w:rPr>
          <w:rFonts w:asciiTheme="majorHAnsi" w:hAnsiTheme="majorHAnsi"/>
          <w:color w:val="auto"/>
          <w:sz w:val="22"/>
          <w:szCs w:val="22"/>
        </w:rPr>
        <w:t>Work Product</w:t>
      </w:r>
      <w:r w:rsidRPr="00EE7CAE">
        <w:rPr>
          <w:rFonts w:asciiTheme="majorHAnsi" w:hAnsiTheme="majorHAnsi"/>
          <w:color w:val="auto"/>
          <w:sz w:val="22"/>
          <w:szCs w:val="22"/>
        </w:rPr>
        <w:t xml:space="preserve">”); (ii) the scope of Professional Services; and (iii) the applicable </w:t>
      </w:r>
      <w:r w:rsidR="007E2BB6">
        <w:rPr>
          <w:rFonts w:asciiTheme="majorHAnsi" w:hAnsiTheme="majorHAnsi"/>
          <w:color w:val="auto"/>
          <w:sz w:val="22"/>
          <w:szCs w:val="22"/>
        </w:rPr>
        <w:t>F</w:t>
      </w:r>
      <w:r w:rsidRPr="00EE7CAE">
        <w:rPr>
          <w:rFonts w:asciiTheme="majorHAnsi" w:hAnsiTheme="majorHAnsi"/>
          <w:color w:val="auto"/>
          <w:sz w:val="22"/>
          <w:szCs w:val="22"/>
        </w:rPr>
        <w:t xml:space="preserve">ees and payment terms for such Professional Services. </w:t>
      </w:r>
    </w:p>
    <w:p w14:paraId="2C95309C" w14:textId="1AA0D277" w:rsidR="000E3686" w:rsidRDefault="000E3686" w:rsidP="000E3686">
      <w:pPr>
        <w:pStyle w:val="Default"/>
        <w:spacing w:after="200"/>
        <w:rPr>
          <w:rFonts w:asciiTheme="majorHAnsi" w:hAnsiTheme="majorHAnsi"/>
          <w:b/>
          <w:bCs/>
          <w:color w:val="auto"/>
          <w:sz w:val="22"/>
          <w:szCs w:val="22"/>
        </w:rPr>
      </w:pPr>
      <w:r w:rsidRPr="00EE7CAE">
        <w:rPr>
          <w:rFonts w:asciiTheme="majorHAnsi" w:hAnsiTheme="majorHAnsi"/>
          <w:color w:val="auto"/>
          <w:sz w:val="22"/>
          <w:szCs w:val="22"/>
        </w:rPr>
        <w:t>I</w:t>
      </w:r>
      <w:r>
        <w:rPr>
          <w:rFonts w:asciiTheme="majorHAnsi" w:hAnsiTheme="majorHAnsi"/>
          <w:color w:val="auto"/>
          <w:sz w:val="22"/>
          <w:szCs w:val="22"/>
        </w:rPr>
        <w:t xml:space="preserve">f there is a </w:t>
      </w:r>
      <w:r w:rsidRPr="00EE7CAE">
        <w:rPr>
          <w:rFonts w:asciiTheme="majorHAnsi" w:hAnsiTheme="majorHAnsi"/>
          <w:color w:val="auto"/>
          <w:sz w:val="22"/>
          <w:szCs w:val="22"/>
        </w:rPr>
        <w:t xml:space="preserve">conflict between this PS Addendum and the Agreement, the terms and conditions of this PS Addendum will prevail with respect to </w:t>
      </w:r>
      <w:proofErr w:type="spellStart"/>
      <w:r w:rsidR="007E2BB6">
        <w:rPr>
          <w:rFonts w:asciiTheme="majorHAnsi" w:hAnsiTheme="majorHAnsi"/>
          <w:color w:val="auto"/>
          <w:sz w:val="22"/>
          <w:szCs w:val="22"/>
        </w:rPr>
        <w:t>Solynx’s</w:t>
      </w:r>
      <w:proofErr w:type="spellEnd"/>
      <w:r w:rsidR="007E2BB6">
        <w:rPr>
          <w:rFonts w:asciiTheme="majorHAnsi" w:hAnsiTheme="majorHAnsi"/>
          <w:color w:val="auto"/>
          <w:sz w:val="22"/>
          <w:szCs w:val="22"/>
        </w:rPr>
        <w:t xml:space="preserve"> Professional Services, and,</w:t>
      </w:r>
      <w:r w:rsidRPr="00EE7CAE">
        <w:rPr>
          <w:rFonts w:asciiTheme="majorHAnsi" w:hAnsiTheme="majorHAnsi"/>
          <w:color w:val="auto"/>
          <w:sz w:val="22"/>
          <w:szCs w:val="22"/>
        </w:rPr>
        <w:t xml:space="preserve"> </w:t>
      </w:r>
      <w:r>
        <w:rPr>
          <w:rFonts w:asciiTheme="majorHAnsi" w:hAnsiTheme="majorHAnsi"/>
          <w:color w:val="auto"/>
          <w:sz w:val="22"/>
          <w:szCs w:val="22"/>
        </w:rPr>
        <w:t>if there is any conflict between this PS Addendum and a</w:t>
      </w:r>
      <w:r w:rsidR="007E2BB6">
        <w:rPr>
          <w:rFonts w:asciiTheme="majorHAnsi" w:hAnsiTheme="majorHAnsi"/>
          <w:color w:val="auto"/>
          <w:sz w:val="22"/>
          <w:szCs w:val="22"/>
        </w:rPr>
        <w:t xml:space="preserve"> Statement of Work</w:t>
      </w:r>
      <w:r>
        <w:rPr>
          <w:rFonts w:asciiTheme="majorHAnsi" w:hAnsiTheme="majorHAnsi"/>
          <w:color w:val="auto"/>
          <w:sz w:val="22"/>
          <w:szCs w:val="22"/>
        </w:rPr>
        <w:t xml:space="preserve"> attached hereto, the PS Addendum will govern and control unless that S</w:t>
      </w:r>
      <w:r w:rsidR="007E2BB6">
        <w:rPr>
          <w:rFonts w:asciiTheme="majorHAnsi" w:hAnsiTheme="majorHAnsi"/>
          <w:color w:val="auto"/>
          <w:sz w:val="22"/>
          <w:szCs w:val="22"/>
        </w:rPr>
        <w:t>OW</w:t>
      </w:r>
      <w:r>
        <w:rPr>
          <w:rFonts w:asciiTheme="majorHAnsi" w:hAnsiTheme="majorHAnsi"/>
          <w:color w:val="auto"/>
          <w:sz w:val="22"/>
          <w:szCs w:val="22"/>
        </w:rPr>
        <w:t xml:space="preserve"> expressly states that it is intended to amend this PS Addendum</w:t>
      </w:r>
      <w:r w:rsidRPr="00EE7CAE">
        <w:rPr>
          <w:rFonts w:asciiTheme="majorHAnsi" w:hAnsiTheme="majorHAnsi"/>
          <w:color w:val="auto"/>
          <w:sz w:val="22"/>
          <w:szCs w:val="22"/>
        </w:rPr>
        <w:t>.</w:t>
      </w:r>
    </w:p>
    <w:p w14:paraId="72769561" w14:textId="018E5A7C" w:rsidR="000E3686" w:rsidRPr="00EE7CAE" w:rsidRDefault="000E3686" w:rsidP="000E3686">
      <w:pPr>
        <w:pStyle w:val="Default"/>
        <w:spacing w:after="200"/>
        <w:rPr>
          <w:rFonts w:asciiTheme="majorHAnsi" w:hAnsiTheme="majorHAnsi"/>
          <w:color w:val="auto"/>
          <w:sz w:val="22"/>
          <w:szCs w:val="22"/>
        </w:rPr>
      </w:pPr>
      <w:r w:rsidRPr="00EE7CAE">
        <w:rPr>
          <w:rFonts w:asciiTheme="majorHAnsi" w:hAnsiTheme="majorHAnsi"/>
          <w:b/>
          <w:bCs/>
          <w:color w:val="auto"/>
          <w:sz w:val="22"/>
          <w:szCs w:val="22"/>
        </w:rPr>
        <w:t xml:space="preserve">2. Change Management Process. </w:t>
      </w:r>
      <w:r w:rsidRPr="00EE7CAE">
        <w:rPr>
          <w:rFonts w:asciiTheme="majorHAnsi" w:hAnsiTheme="majorHAnsi"/>
          <w:color w:val="auto"/>
          <w:sz w:val="22"/>
          <w:szCs w:val="22"/>
        </w:rPr>
        <w:t>I</w:t>
      </w:r>
      <w:r>
        <w:rPr>
          <w:rFonts w:asciiTheme="majorHAnsi" w:hAnsiTheme="majorHAnsi"/>
          <w:color w:val="auto"/>
          <w:sz w:val="22"/>
          <w:szCs w:val="22"/>
        </w:rPr>
        <w:t>f</w:t>
      </w:r>
      <w:r w:rsidRPr="00EE7CAE">
        <w:rPr>
          <w:rFonts w:asciiTheme="majorHAnsi" w:hAnsiTheme="majorHAnsi"/>
          <w:color w:val="auto"/>
          <w:sz w:val="22"/>
          <w:szCs w:val="22"/>
        </w:rPr>
        <w:t xml:space="preserve"> Customer or </w:t>
      </w:r>
      <w:proofErr w:type="spellStart"/>
      <w:r w:rsidR="009049E5">
        <w:rPr>
          <w:rFonts w:asciiTheme="majorHAnsi" w:hAnsiTheme="majorHAnsi"/>
          <w:color w:val="auto"/>
          <w:sz w:val="22"/>
          <w:szCs w:val="22"/>
        </w:rPr>
        <w:t>Solynx</w:t>
      </w:r>
      <w:proofErr w:type="spellEnd"/>
      <w:r w:rsidRPr="00EE7CAE">
        <w:rPr>
          <w:rFonts w:asciiTheme="majorHAnsi" w:hAnsiTheme="majorHAnsi"/>
          <w:color w:val="auto"/>
          <w:sz w:val="22"/>
          <w:szCs w:val="22"/>
        </w:rPr>
        <w:t xml:space="preserve"> requests a change in </w:t>
      </w:r>
      <w:r w:rsidR="007E2BB6">
        <w:rPr>
          <w:rFonts w:asciiTheme="majorHAnsi" w:hAnsiTheme="majorHAnsi"/>
          <w:color w:val="auto"/>
          <w:sz w:val="22"/>
          <w:szCs w:val="22"/>
        </w:rPr>
        <w:t>the scope of Professional Services or Work Product</w:t>
      </w:r>
      <w:r w:rsidRPr="00EE7CAE">
        <w:rPr>
          <w:rFonts w:asciiTheme="majorHAnsi" w:hAnsiTheme="majorHAnsi"/>
          <w:color w:val="auto"/>
          <w:sz w:val="22"/>
          <w:szCs w:val="22"/>
        </w:rPr>
        <w:t xml:space="preserve"> </w:t>
      </w:r>
      <w:r w:rsidR="007E2BB6">
        <w:rPr>
          <w:rFonts w:asciiTheme="majorHAnsi" w:hAnsiTheme="majorHAnsi"/>
          <w:color w:val="auto"/>
          <w:sz w:val="22"/>
          <w:szCs w:val="22"/>
        </w:rPr>
        <w:t>set forth</w:t>
      </w:r>
      <w:r w:rsidRPr="00EE7CAE">
        <w:rPr>
          <w:rFonts w:asciiTheme="majorHAnsi" w:hAnsiTheme="majorHAnsi"/>
          <w:color w:val="auto"/>
          <w:sz w:val="22"/>
          <w:szCs w:val="22"/>
        </w:rPr>
        <w:t xml:space="preserve"> in any Statement of Work</w:t>
      </w:r>
      <w:r>
        <w:rPr>
          <w:rFonts w:asciiTheme="majorHAnsi" w:hAnsiTheme="majorHAnsi"/>
          <w:color w:val="auto"/>
          <w:sz w:val="22"/>
          <w:szCs w:val="22"/>
        </w:rPr>
        <w:t xml:space="preserve"> attached hereto</w:t>
      </w:r>
      <w:r w:rsidRPr="00EE7CAE">
        <w:rPr>
          <w:rFonts w:asciiTheme="majorHAnsi" w:hAnsiTheme="majorHAnsi"/>
          <w:color w:val="auto"/>
          <w:sz w:val="22"/>
          <w:szCs w:val="22"/>
        </w:rPr>
        <w:t xml:space="preserve">, the party seeking the change will propose the applicable changes by written notice. Within 48 hours of receipt of </w:t>
      </w:r>
      <w:r>
        <w:rPr>
          <w:rFonts w:asciiTheme="majorHAnsi" w:hAnsiTheme="majorHAnsi"/>
          <w:color w:val="auto"/>
          <w:sz w:val="22"/>
          <w:szCs w:val="22"/>
        </w:rPr>
        <w:t>such</w:t>
      </w:r>
      <w:r w:rsidRPr="00EE7CAE">
        <w:rPr>
          <w:rFonts w:asciiTheme="majorHAnsi" w:hAnsiTheme="majorHAnsi"/>
          <w:color w:val="auto"/>
          <w:sz w:val="22"/>
          <w:szCs w:val="22"/>
        </w:rPr>
        <w:t xml:space="preserve"> written notice, each party’s project leads will meet, either in person or via telephone conference, to discuss and agree upon the proposed changes. </w:t>
      </w:r>
      <w:r w:rsidR="00C120D5">
        <w:rPr>
          <w:rFonts w:asciiTheme="majorHAnsi" w:hAnsiTheme="majorHAnsi"/>
          <w:color w:val="auto"/>
          <w:sz w:val="22"/>
          <w:szCs w:val="22"/>
        </w:rPr>
        <w:t xml:space="preserve">If proposed changes are agreed upon, </w:t>
      </w:r>
      <w:proofErr w:type="spellStart"/>
      <w:r w:rsidR="009049E5">
        <w:rPr>
          <w:rFonts w:asciiTheme="majorHAnsi" w:hAnsiTheme="majorHAnsi"/>
          <w:color w:val="auto"/>
          <w:sz w:val="22"/>
          <w:szCs w:val="22"/>
        </w:rPr>
        <w:t>Solynx</w:t>
      </w:r>
      <w:proofErr w:type="spellEnd"/>
      <w:r w:rsidRPr="00EE7CAE">
        <w:rPr>
          <w:rFonts w:asciiTheme="majorHAnsi" w:hAnsiTheme="majorHAnsi"/>
          <w:color w:val="auto"/>
          <w:sz w:val="22"/>
          <w:szCs w:val="22"/>
        </w:rPr>
        <w:t xml:space="preserve"> will prepare a change order describing the proposed changes to th</w:t>
      </w:r>
      <w:r>
        <w:rPr>
          <w:rFonts w:asciiTheme="majorHAnsi" w:hAnsiTheme="majorHAnsi"/>
          <w:color w:val="auto"/>
          <w:sz w:val="22"/>
          <w:szCs w:val="22"/>
        </w:rPr>
        <w:t>at</w:t>
      </w:r>
      <w:r w:rsidRPr="00EE7CAE">
        <w:rPr>
          <w:rFonts w:asciiTheme="majorHAnsi" w:hAnsiTheme="majorHAnsi"/>
          <w:color w:val="auto"/>
          <w:sz w:val="22"/>
          <w:szCs w:val="22"/>
        </w:rPr>
        <w:t xml:space="preserve"> S</w:t>
      </w:r>
      <w:r w:rsidR="007E2BB6">
        <w:rPr>
          <w:rFonts w:asciiTheme="majorHAnsi" w:hAnsiTheme="majorHAnsi"/>
          <w:color w:val="auto"/>
          <w:sz w:val="22"/>
          <w:szCs w:val="22"/>
        </w:rPr>
        <w:t>OW</w:t>
      </w:r>
      <w:r w:rsidRPr="00EE7CAE">
        <w:rPr>
          <w:rFonts w:asciiTheme="majorHAnsi" w:hAnsiTheme="majorHAnsi"/>
          <w:color w:val="auto"/>
          <w:sz w:val="22"/>
          <w:szCs w:val="22"/>
        </w:rPr>
        <w:t xml:space="preserve"> and the applicable change in </w:t>
      </w:r>
      <w:r w:rsidR="007E2BB6">
        <w:rPr>
          <w:rFonts w:asciiTheme="majorHAnsi" w:hAnsiTheme="majorHAnsi"/>
          <w:color w:val="auto"/>
          <w:sz w:val="22"/>
          <w:szCs w:val="22"/>
        </w:rPr>
        <w:t>F</w:t>
      </w:r>
      <w:r w:rsidRPr="00EE7CAE">
        <w:rPr>
          <w:rFonts w:asciiTheme="majorHAnsi" w:hAnsiTheme="majorHAnsi"/>
          <w:color w:val="auto"/>
          <w:sz w:val="22"/>
          <w:szCs w:val="22"/>
        </w:rPr>
        <w:t>ees and expenses, if any (each, a “Change Order”). Change Orders are not binding unless and until they are executed by both parties</w:t>
      </w:r>
      <w:r>
        <w:rPr>
          <w:rFonts w:asciiTheme="majorHAnsi" w:hAnsiTheme="majorHAnsi"/>
          <w:color w:val="auto"/>
          <w:sz w:val="22"/>
          <w:szCs w:val="22"/>
        </w:rPr>
        <w:t xml:space="preserve"> hereto</w:t>
      </w:r>
      <w:r w:rsidRPr="00EE7CAE">
        <w:rPr>
          <w:rFonts w:asciiTheme="majorHAnsi" w:hAnsiTheme="majorHAnsi"/>
          <w:color w:val="auto"/>
          <w:sz w:val="22"/>
          <w:szCs w:val="22"/>
        </w:rPr>
        <w:t>. Executed Change Orders will be deemed part of, and subject to, this PS Addendum</w:t>
      </w:r>
      <w:r>
        <w:rPr>
          <w:rFonts w:asciiTheme="majorHAnsi" w:hAnsiTheme="majorHAnsi"/>
          <w:color w:val="auto"/>
          <w:sz w:val="22"/>
          <w:szCs w:val="22"/>
        </w:rPr>
        <w:t xml:space="preserve"> and the Agreement</w:t>
      </w:r>
      <w:r w:rsidRPr="00EE7CAE">
        <w:rPr>
          <w:rFonts w:asciiTheme="majorHAnsi" w:hAnsiTheme="majorHAnsi"/>
          <w:color w:val="auto"/>
          <w:sz w:val="22"/>
          <w:szCs w:val="22"/>
        </w:rPr>
        <w:t xml:space="preserve">. </w:t>
      </w:r>
    </w:p>
    <w:p w14:paraId="4A4D99BB" w14:textId="77777777" w:rsidR="000E3686" w:rsidRPr="00EE7CAE" w:rsidRDefault="000E3686" w:rsidP="000E3686">
      <w:pPr>
        <w:pStyle w:val="Default"/>
        <w:spacing w:after="200"/>
        <w:rPr>
          <w:rFonts w:asciiTheme="majorHAnsi" w:hAnsiTheme="majorHAnsi"/>
          <w:b/>
          <w:bCs/>
          <w:color w:val="auto"/>
          <w:sz w:val="22"/>
          <w:szCs w:val="22"/>
        </w:rPr>
      </w:pPr>
      <w:r w:rsidRPr="00EE7CAE">
        <w:rPr>
          <w:rFonts w:asciiTheme="majorHAnsi" w:hAnsiTheme="majorHAnsi"/>
          <w:b/>
          <w:bCs/>
          <w:color w:val="auto"/>
          <w:sz w:val="22"/>
          <w:szCs w:val="22"/>
        </w:rPr>
        <w:t xml:space="preserve">3. Project Materials. </w:t>
      </w:r>
    </w:p>
    <w:p w14:paraId="1E0F7F91" w14:textId="4C91D742" w:rsidR="000E3686" w:rsidRPr="00EE7CAE" w:rsidRDefault="000E3686" w:rsidP="000E3686">
      <w:pPr>
        <w:pStyle w:val="Default"/>
        <w:spacing w:after="200"/>
        <w:rPr>
          <w:rFonts w:asciiTheme="majorHAnsi" w:hAnsiTheme="majorHAnsi"/>
          <w:color w:val="auto"/>
          <w:sz w:val="22"/>
          <w:szCs w:val="22"/>
        </w:rPr>
      </w:pPr>
      <w:r w:rsidRPr="00EE7CAE">
        <w:rPr>
          <w:rFonts w:asciiTheme="majorHAnsi" w:hAnsiTheme="majorHAnsi"/>
          <w:b/>
          <w:bCs/>
          <w:color w:val="auto"/>
          <w:sz w:val="22"/>
          <w:szCs w:val="22"/>
        </w:rPr>
        <w:t xml:space="preserve">3.1 </w:t>
      </w:r>
      <w:r w:rsidR="007E2BB6">
        <w:rPr>
          <w:rFonts w:asciiTheme="majorHAnsi" w:hAnsiTheme="majorHAnsi"/>
          <w:b/>
          <w:bCs/>
          <w:color w:val="auto"/>
          <w:sz w:val="22"/>
          <w:szCs w:val="22"/>
        </w:rPr>
        <w:t>Work Product</w:t>
      </w:r>
      <w:r w:rsidRPr="00EE7CAE">
        <w:rPr>
          <w:rFonts w:asciiTheme="majorHAnsi" w:hAnsiTheme="majorHAnsi"/>
          <w:color w:val="auto"/>
          <w:sz w:val="22"/>
          <w:szCs w:val="22"/>
        </w:rPr>
        <w:t xml:space="preserve">. </w:t>
      </w:r>
      <w:proofErr w:type="spellStart"/>
      <w:r w:rsidR="009049E5">
        <w:rPr>
          <w:rFonts w:asciiTheme="majorHAnsi" w:hAnsiTheme="majorHAnsi"/>
          <w:color w:val="auto"/>
          <w:sz w:val="22"/>
          <w:szCs w:val="22"/>
        </w:rPr>
        <w:t>Solynx</w:t>
      </w:r>
      <w:proofErr w:type="spellEnd"/>
      <w:r w:rsidRPr="00EE7CAE">
        <w:rPr>
          <w:rFonts w:asciiTheme="majorHAnsi" w:hAnsiTheme="majorHAnsi"/>
          <w:color w:val="auto"/>
          <w:sz w:val="22"/>
          <w:szCs w:val="22"/>
        </w:rPr>
        <w:t xml:space="preserve"> will own all rights, title and interest in and to the </w:t>
      </w:r>
      <w:r w:rsidR="007E2BB6">
        <w:rPr>
          <w:rFonts w:asciiTheme="majorHAnsi" w:hAnsiTheme="majorHAnsi"/>
          <w:color w:val="auto"/>
          <w:sz w:val="22"/>
          <w:szCs w:val="22"/>
        </w:rPr>
        <w:t>Work Product under any SOW</w:t>
      </w:r>
      <w:r w:rsidRPr="00EE7CAE">
        <w:rPr>
          <w:rFonts w:asciiTheme="majorHAnsi" w:hAnsiTheme="majorHAnsi"/>
          <w:color w:val="auto"/>
          <w:sz w:val="22"/>
          <w:szCs w:val="22"/>
        </w:rPr>
        <w:t xml:space="preserve"> (excluding any Customer </w:t>
      </w:r>
      <w:r w:rsidR="007E2BB6">
        <w:rPr>
          <w:rFonts w:asciiTheme="majorHAnsi" w:hAnsiTheme="majorHAnsi"/>
          <w:color w:val="auto"/>
          <w:sz w:val="22"/>
          <w:szCs w:val="22"/>
        </w:rPr>
        <w:t>Data or Customer Deliverables as defined in the Agreement</w:t>
      </w:r>
      <w:r w:rsidRPr="00EE7CAE">
        <w:rPr>
          <w:rFonts w:asciiTheme="majorHAnsi" w:hAnsiTheme="majorHAnsi"/>
          <w:color w:val="auto"/>
          <w:sz w:val="22"/>
          <w:szCs w:val="22"/>
        </w:rPr>
        <w:t xml:space="preserve">). Subject to </w:t>
      </w:r>
      <w:r w:rsidR="007E2BB6">
        <w:rPr>
          <w:rFonts w:asciiTheme="majorHAnsi" w:hAnsiTheme="majorHAnsi"/>
          <w:color w:val="auto"/>
          <w:sz w:val="22"/>
          <w:szCs w:val="22"/>
        </w:rPr>
        <w:t xml:space="preserve">the </w:t>
      </w:r>
      <w:r w:rsidRPr="00EE7CAE">
        <w:rPr>
          <w:rFonts w:asciiTheme="majorHAnsi" w:hAnsiTheme="majorHAnsi"/>
          <w:color w:val="auto"/>
          <w:sz w:val="22"/>
          <w:szCs w:val="22"/>
        </w:rPr>
        <w:t xml:space="preserve">terms of the Agreement and this </w:t>
      </w:r>
      <w:r w:rsidR="007E2BB6">
        <w:rPr>
          <w:rFonts w:asciiTheme="majorHAnsi" w:hAnsiTheme="majorHAnsi"/>
          <w:color w:val="auto"/>
          <w:sz w:val="22"/>
          <w:szCs w:val="22"/>
        </w:rPr>
        <w:t xml:space="preserve">PS </w:t>
      </w:r>
      <w:r w:rsidRPr="00EE7CAE">
        <w:rPr>
          <w:rFonts w:asciiTheme="majorHAnsi" w:hAnsiTheme="majorHAnsi"/>
          <w:color w:val="auto"/>
          <w:sz w:val="22"/>
          <w:szCs w:val="22"/>
        </w:rPr>
        <w:t xml:space="preserve">Addendum, during the Term, </w:t>
      </w:r>
      <w:proofErr w:type="spellStart"/>
      <w:r w:rsidR="009049E5">
        <w:rPr>
          <w:rFonts w:asciiTheme="majorHAnsi" w:hAnsiTheme="majorHAnsi"/>
          <w:color w:val="auto"/>
          <w:sz w:val="22"/>
          <w:szCs w:val="22"/>
        </w:rPr>
        <w:t>Solynx</w:t>
      </w:r>
      <w:proofErr w:type="spellEnd"/>
      <w:r w:rsidRPr="00EE7CAE">
        <w:rPr>
          <w:rFonts w:asciiTheme="majorHAnsi" w:hAnsiTheme="majorHAnsi"/>
          <w:color w:val="auto"/>
          <w:sz w:val="22"/>
          <w:szCs w:val="22"/>
        </w:rPr>
        <w:t xml:space="preserve"> hereby </w:t>
      </w:r>
      <w:r w:rsidR="007E2BB6">
        <w:rPr>
          <w:rFonts w:asciiTheme="majorHAnsi" w:hAnsiTheme="majorHAnsi"/>
          <w:color w:val="auto"/>
          <w:sz w:val="22"/>
          <w:szCs w:val="22"/>
        </w:rPr>
        <w:t>grants</w:t>
      </w:r>
      <w:r w:rsidRPr="00EE7CAE">
        <w:rPr>
          <w:rFonts w:asciiTheme="majorHAnsi" w:hAnsiTheme="majorHAnsi"/>
          <w:color w:val="auto"/>
          <w:sz w:val="22"/>
          <w:szCs w:val="22"/>
        </w:rPr>
        <w:t xml:space="preserve"> Customer a limited, nonexclusive, non-transferable (</w:t>
      </w:r>
      <w:r>
        <w:rPr>
          <w:rFonts w:asciiTheme="majorHAnsi" w:hAnsiTheme="majorHAnsi"/>
          <w:color w:val="auto"/>
          <w:sz w:val="22"/>
          <w:szCs w:val="22"/>
        </w:rPr>
        <w:t xml:space="preserve">other than pursuant to </w:t>
      </w:r>
      <w:r w:rsidRPr="00EE7CAE">
        <w:rPr>
          <w:rFonts w:asciiTheme="majorHAnsi" w:hAnsiTheme="majorHAnsi"/>
          <w:color w:val="auto"/>
          <w:sz w:val="22"/>
          <w:szCs w:val="22"/>
        </w:rPr>
        <w:t>a</w:t>
      </w:r>
      <w:r>
        <w:rPr>
          <w:rFonts w:asciiTheme="majorHAnsi" w:hAnsiTheme="majorHAnsi"/>
          <w:color w:val="auto"/>
          <w:sz w:val="22"/>
          <w:szCs w:val="22"/>
        </w:rPr>
        <w:t xml:space="preserve"> permitted</w:t>
      </w:r>
      <w:r w:rsidRPr="00EE7CAE">
        <w:rPr>
          <w:rFonts w:asciiTheme="majorHAnsi" w:hAnsiTheme="majorHAnsi"/>
          <w:color w:val="auto"/>
          <w:sz w:val="22"/>
          <w:szCs w:val="22"/>
        </w:rPr>
        <w:t xml:space="preserve"> assignment)</w:t>
      </w:r>
      <w:r w:rsidR="007E2BB6">
        <w:rPr>
          <w:rFonts w:asciiTheme="majorHAnsi" w:hAnsiTheme="majorHAnsi"/>
          <w:color w:val="auto"/>
          <w:sz w:val="22"/>
          <w:szCs w:val="22"/>
        </w:rPr>
        <w:t>, non-sublicensable</w:t>
      </w:r>
      <w:r w:rsidRPr="00EE7CAE">
        <w:rPr>
          <w:rFonts w:asciiTheme="majorHAnsi" w:hAnsiTheme="majorHAnsi"/>
          <w:color w:val="auto"/>
          <w:sz w:val="22"/>
          <w:szCs w:val="22"/>
        </w:rPr>
        <w:t xml:space="preserve"> and terminable license to use the </w:t>
      </w:r>
      <w:r w:rsidR="007E2BB6">
        <w:rPr>
          <w:rFonts w:asciiTheme="majorHAnsi" w:hAnsiTheme="majorHAnsi"/>
          <w:color w:val="auto"/>
          <w:sz w:val="22"/>
          <w:szCs w:val="22"/>
        </w:rPr>
        <w:t>Work Product</w:t>
      </w:r>
      <w:r w:rsidRPr="00EE7CAE">
        <w:rPr>
          <w:rFonts w:asciiTheme="majorHAnsi" w:hAnsiTheme="majorHAnsi"/>
          <w:color w:val="auto"/>
          <w:sz w:val="22"/>
          <w:szCs w:val="22"/>
        </w:rPr>
        <w:t xml:space="preserve"> solely for Customer’s internal operations in connection with its authorized use of the Service. </w:t>
      </w:r>
    </w:p>
    <w:p w14:paraId="539D8EFA" w14:textId="6BE81069" w:rsidR="000E3686" w:rsidRPr="00EE7CAE" w:rsidRDefault="000E3686" w:rsidP="000E3686">
      <w:pPr>
        <w:pStyle w:val="Default"/>
        <w:spacing w:after="200"/>
        <w:rPr>
          <w:rFonts w:asciiTheme="majorHAnsi" w:hAnsiTheme="majorHAnsi"/>
          <w:color w:val="auto"/>
          <w:sz w:val="22"/>
          <w:szCs w:val="22"/>
        </w:rPr>
      </w:pPr>
      <w:r w:rsidRPr="00EE7CAE">
        <w:rPr>
          <w:rFonts w:asciiTheme="majorHAnsi" w:hAnsiTheme="majorHAnsi"/>
          <w:b/>
          <w:bCs/>
          <w:color w:val="auto"/>
          <w:sz w:val="22"/>
          <w:szCs w:val="22"/>
        </w:rPr>
        <w:t xml:space="preserve">3.2 </w:t>
      </w:r>
      <w:proofErr w:type="spellStart"/>
      <w:r w:rsidR="00C84FB3">
        <w:rPr>
          <w:rFonts w:asciiTheme="majorHAnsi" w:hAnsiTheme="majorHAnsi"/>
          <w:b/>
          <w:bCs/>
          <w:color w:val="auto"/>
          <w:sz w:val="22"/>
          <w:szCs w:val="22"/>
        </w:rPr>
        <w:t>Solynx</w:t>
      </w:r>
      <w:proofErr w:type="spellEnd"/>
      <w:r w:rsidR="00C84FB3">
        <w:rPr>
          <w:rFonts w:asciiTheme="majorHAnsi" w:hAnsiTheme="majorHAnsi"/>
          <w:b/>
          <w:bCs/>
          <w:color w:val="auto"/>
          <w:sz w:val="22"/>
          <w:szCs w:val="22"/>
        </w:rPr>
        <w:t xml:space="preserve"> Know-How</w:t>
      </w:r>
      <w:r w:rsidRPr="00EE7CAE">
        <w:rPr>
          <w:rFonts w:asciiTheme="majorHAnsi" w:hAnsiTheme="majorHAnsi"/>
          <w:color w:val="auto"/>
          <w:sz w:val="22"/>
          <w:szCs w:val="22"/>
        </w:rPr>
        <w:t xml:space="preserve">. </w:t>
      </w:r>
      <w:r w:rsidR="00C84FB3">
        <w:rPr>
          <w:rFonts w:asciiTheme="majorHAnsi" w:hAnsiTheme="majorHAnsi"/>
          <w:color w:val="auto"/>
          <w:sz w:val="22"/>
          <w:szCs w:val="22"/>
        </w:rPr>
        <w:t xml:space="preserve">Further, </w:t>
      </w:r>
      <w:r w:rsidRPr="00EE7CAE">
        <w:rPr>
          <w:rFonts w:asciiTheme="majorHAnsi" w:hAnsiTheme="majorHAnsi"/>
          <w:color w:val="auto"/>
          <w:sz w:val="22"/>
          <w:szCs w:val="22"/>
        </w:rPr>
        <w:t xml:space="preserve">nothing herein will be construed to assign or transfer </w:t>
      </w:r>
      <w:r w:rsidR="00C84FB3">
        <w:rPr>
          <w:rFonts w:asciiTheme="majorHAnsi" w:hAnsiTheme="majorHAnsi"/>
          <w:color w:val="auto"/>
          <w:sz w:val="22"/>
          <w:szCs w:val="22"/>
        </w:rPr>
        <w:t xml:space="preserve">to Customer </w:t>
      </w:r>
      <w:r w:rsidRPr="00EE7CAE">
        <w:rPr>
          <w:rFonts w:asciiTheme="majorHAnsi" w:hAnsiTheme="majorHAnsi"/>
          <w:color w:val="auto"/>
          <w:sz w:val="22"/>
          <w:szCs w:val="22"/>
        </w:rPr>
        <w:t>any intellectual property rights</w:t>
      </w:r>
      <w:r w:rsidR="00C84FB3">
        <w:rPr>
          <w:rFonts w:asciiTheme="majorHAnsi" w:hAnsiTheme="majorHAnsi"/>
          <w:color w:val="auto"/>
          <w:sz w:val="22"/>
          <w:szCs w:val="22"/>
        </w:rPr>
        <w:t>, title and interest</w:t>
      </w:r>
      <w:r w:rsidRPr="00EE7CAE">
        <w:rPr>
          <w:rFonts w:asciiTheme="majorHAnsi" w:hAnsiTheme="majorHAnsi"/>
          <w:color w:val="auto"/>
          <w:sz w:val="22"/>
          <w:szCs w:val="22"/>
        </w:rPr>
        <w:t xml:space="preserve"> in the proprietary tools, </w:t>
      </w:r>
      <w:r w:rsidR="00687EB7">
        <w:rPr>
          <w:rFonts w:asciiTheme="majorHAnsi" w:hAnsiTheme="majorHAnsi"/>
          <w:color w:val="auto"/>
          <w:sz w:val="22"/>
          <w:szCs w:val="22"/>
        </w:rPr>
        <w:t xml:space="preserve">processes and </w:t>
      </w:r>
      <w:r w:rsidRPr="00EE7CAE">
        <w:rPr>
          <w:rFonts w:asciiTheme="majorHAnsi" w:hAnsiTheme="majorHAnsi"/>
          <w:color w:val="auto"/>
          <w:sz w:val="22"/>
          <w:szCs w:val="22"/>
        </w:rPr>
        <w:t>know-how (</w:t>
      </w:r>
      <w:r w:rsidR="00687EB7">
        <w:rPr>
          <w:rFonts w:asciiTheme="majorHAnsi" w:hAnsiTheme="majorHAnsi"/>
          <w:color w:val="auto"/>
          <w:sz w:val="22"/>
          <w:szCs w:val="22"/>
        </w:rPr>
        <w:t xml:space="preserve">collectively, </w:t>
      </w:r>
      <w:r w:rsidRPr="00EE7CAE">
        <w:rPr>
          <w:rFonts w:asciiTheme="majorHAnsi" w:hAnsiTheme="majorHAnsi"/>
          <w:color w:val="auto"/>
          <w:sz w:val="22"/>
          <w:szCs w:val="22"/>
        </w:rPr>
        <w:t>“</w:t>
      </w:r>
      <w:proofErr w:type="spellStart"/>
      <w:r w:rsidR="00C84FB3">
        <w:rPr>
          <w:rFonts w:asciiTheme="majorHAnsi" w:hAnsiTheme="majorHAnsi"/>
          <w:color w:val="auto"/>
          <w:sz w:val="22"/>
          <w:szCs w:val="22"/>
        </w:rPr>
        <w:t>Solynx</w:t>
      </w:r>
      <w:proofErr w:type="spellEnd"/>
      <w:r w:rsidR="00C84FB3">
        <w:rPr>
          <w:rFonts w:asciiTheme="majorHAnsi" w:hAnsiTheme="majorHAnsi"/>
          <w:color w:val="auto"/>
          <w:sz w:val="22"/>
          <w:szCs w:val="22"/>
        </w:rPr>
        <w:t xml:space="preserve"> </w:t>
      </w:r>
      <w:r w:rsidR="00687EB7">
        <w:rPr>
          <w:rFonts w:asciiTheme="majorHAnsi" w:hAnsiTheme="majorHAnsi"/>
          <w:color w:val="auto"/>
          <w:sz w:val="22"/>
          <w:szCs w:val="22"/>
        </w:rPr>
        <w:t>Know-How</w:t>
      </w:r>
      <w:r w:rsidRPr="00EE7CAE">
        <w:rPr>
          <w:rFonts w:asciiTheme="majorHAnsi" w:hAnsiTheme="majorHAnsi"/>
          <w:color w:val="auto"/>
          <w:sz w:val="22"/>
          <w:szCs w:val="22"/>
        </w:rPr>
        <w:t xml:space="preserve">”) used by </w:t>
      </w:r>
      <w:proofErr w:type="spellStart"/>
      <w:r w:rsidR="009049E5">
        <w:rPr>
          <w:rFonts w:asciiTheme="majorHAnsi" w:hAnsiTheme="majorHAnsi"/>
          <w:color w:val="auto"/>
          <w:sz w:val="22"/>
          <w:szCs w:val="22"/>
        </w:rPr>
        <w:t>Solynx</w:t>
      </w:r>
      <w:proofErr w:type="spellEnd"/>
      <w:r w:rsidRPr="00EE7CAE">
        <w:rPr>
          <w:rFonts w:asciiTheme="majorHAnsi" w:hAnsiTheme="majorHAnsi"/>
          <w:color w:val="auto"/>
          <w:sz w:val="22"/>
          <w:szCs w:val="22"/>
        </w:rPr>
        <w:t xml:space="preserve"> to develop </w:t>
      </w:r>
      <w:r w:rsidR="00687EB7">
        <w:rPr>
          <w:rFonts w:asciiTheme="majorHAnsi" w:hAnsiTheme="majorHAnsi"/>
          <w:color w:val="auto"/>
          <w:sz w:val="22"/>
          <w:szCs w:val="22"/>
        </w:rPr>
        <w:t>Work Product</w:t>
      </w:r>
      <w:r w:rsidR="00C84FB3">
        <w:rPr>
          <w:rFonts w:asciiTheme="majorHAnsi" w:hAnsiTheme="majorHAnsi"/>
          <w:color w:val="auto"/>
          <w:sz w:val="22"/>
          <w:szCs w:val="22"/>
        </w:rPr>
        <w:t xml:space="preserve"> under any PS Addendum</w:t>
      </w:r>
      <w:r w:rsidR="00687EB7">
        <w:rPr>
          <w:rFonts w:asciiTheme="majorHAnsi" w:hAnsiTheme="majorHAnsi"/>
          <w:color w:val="auto"/>
          <w:sz w:val="22"/>
          <w:szCs w:val="22"/>
        </w:rPr>
        <w:t xml:space="preserve">; </w:t>
      </w:r>
      <w:r w:rsidRPr="00EE7CAE">
        <w:rPr>
          <w:rFonts w:asciiTheme="majorHAnsi" w:hAnsiTheme="majorHAnsi"/>
          <w:color w:val="auto"/>
          <w:sz w:val="22"/>
          <w:szCs w:val="22"/>
        </w:rPr>
        <w:t xml:space="preserve">to the extent </w:t>
      </w:r>
      <w:r w:rsidR="00687EB7">
        <w:rPr>
          <w:rFonts w:asciiTheme="majorHAnsi" w:hAnsiTheme="majorHAnsi"/>
          <w:color w:val="auto"/>
          <w:sz w:val="22"/>
          <w:szCs w:val="22"/>
        </w:rPr>
        <w:t xml:space="preserve">that any </w:t>
      </w:r>
      <w:proofErr w:type="spellStart"/>
      <w:r w:rsidR="00C84FB3">
        <w:rPr>
          <w:rFonts w:asciiTheme="majorHAnsi" w:hAnsiTheme="majorHAnsi"/>
          <w:color w:val="auto"/>
          <w:sz w:val="22"/>
          <w:szCs w:val="22"/>
        </w:rPr>
        <w:t>Solynx</w:t>
      </w:r>
      <w:proofErr w:type="spellEnd"/>
      <w:r w:rsidR="00C84FB3">
        <w:rPr>
          <w:rFonts w:asciiTheme="majorHAnsi" w:hAnsiTheme="majorHAnsi"/>
          <w:color w:val="auto"/>
          <w:sz w:val="22"/>
          <w:szCs w:val="22"/>
        </w:rPr>
        <w:t xml:space="preserve"> </w:t>
      </w:r>
      <w:r w:rsidR="00687EB7">
        <w:rPr>
          <w:rFonts w:asciiTheme="majorHAnsi" w:hAnsiTheme="majorHAnsi"/>
          <w:color w:val="auto"/>
          <w:sz w:val="22"/>
          <w:szCs w:val="22"/>
        </w:rPr>
        <w:t>Know-How is</w:t>
      </w:r>
      <w:r w:rsidRPr="00EE7CAE">
        <w:rPr>
          <w:rFonts w:asciiTheme="majorHAnsi" w:hAnsiTheme="majorHAnsi"/>
          <w:color w:val="auto"/>
          <w:sz w:val="22"/>
          <w:szCs w:val="22"/>
        </w:rPr>
        <w:t xml:space="preserve"> delivered with or </w:t>
      </w:r>
      <w:r w:rsidR="00687EB7">
        <w:rPr>
          <w:rFonts w:asciiTheme="majorHAnsi" w:hAnsiTheme="majorHAnsi"/>
          <w:color w:val="auto"/>
          <w:sz w:val="22"/>
          <w:szCs w:val="22"/>
        </w:rPr>
        <w:t>incorporated into Work Product</w:t>
      </w:r>
      <w:r w:rsidRPr="00EE7CAE">
        <w:rPr>
          <w:rFonts w:asciiTheme="majorHAnsi" w:hAnsiTheme="majorHAnsi"/>
          <w:color w:val="auto"/>
          <w:sz w:val="22"/>
          <w:szCs w:val="22"/>
        </w:rPr>
        <w:t xml:space="preserve">, </w:t>
      </w:r>
      <w:proofErr w:type="spellStart"/>
      <w:r w:rsidR="00C84FB3">
        <w:rPr>
          <w:rFonts w:asciiTheme="majorHAnsi" w:hAnsiTheme="majorHAnsi"/>
          <w:color w:val="auto"/>
          <w:sz w:val="22"/>
          <w:szCs w:val="22"/>
        </w:rPr>
        <w:t>Solynx</w:t>
      </w:r>
      <w:proofErr w:type="spellEnd"/>
      <w:r w:rsidR="00C84FB3">
        <w:rPr>
          <w:rFonts w:asciiTheme="majorHAnsi" w:hAnsiTheme="majorHAnsi"/>
          <w:color w:val="auto"/>
          <w:sz w:val="22"/>
          <w:szCs w:val="22"/>
        </w:rPr>
        <w:t xml:space="preserve"> </w:t>
      </w:r>
      <w:r w:rsidR="00687EB7">
        <w:rPr>
          <w:rFonts w:asciiTheme="majorHAnsi" w:hAnsiTheme="majorHAnsi"/>
          <w:color w:val="auto"/>
          <w:sz w:val="22"/>
          <w:szCs w:val="22"/>
        </w:rPr>
        <w:t xml:space="preserve">Know-How is </w:t>
      </w:r>
      <w:r w:rsidRPr="00EE7CAE">
        <w:rPr>
          <w:rFonts w:asciiTheme="majorHAnsi" w:hAnsiTheme="majorHAnsi"/>
          <w:color w:val="auto"/>
          <w:sz w:val="22"/>
          <w:szCs w:val="22"/>
        </w:rPr>
        <w:t xml:space="preserve">licensed to Customer on the same terms as </w:t>
      </w:r>
      <w:r w:rsidR="00C84FB3">
        <w:rPr>
          <w:rFonts w:asciiTheme="majorHAnsi" w:hAnsiTheme="majorHAnsi"/>
          <w:color w:val="auto"/>
          <w:sz w:val="22"/>
          <w:szCs w:val="22"/>
        </w:rPr>
        <w:t xml:space="preserve">such </w:t>
      </w:r>
      <w:r w:rsidR="00687EB7">
        <w:rPr>
          <w:rFonts w:asciiTheme="majorHAnsi" w:hAnsiTheme="majorHAnsi"/>
          <w:color w:val="auto"/>
          <w:sz w:val="22"/>
          <w:szCs w:val="22"/>
        </w:rPr>
        <w:t>Work Product</w:t>
      </w:r>
      <w:r w:rsidR="00C84FB3">
        <w:rPr>
          <w:rFonts w:asciiTheme="majorHAnsi" w:hAnsiTheme="majorHAnsi"/>
          <w:color w:val="auto"/>
          <w:sz w:val="22"/>
          <w:szCs w:val="22"/>
        </w:rPr>
        <w:t xml:space="preserve"> as set forth in Section 3.1 above</w:t>
      </w:r>
      <w:r w:rsidRPr="00EE7CAE">
        <w:rPr>
          <w:rFonts w:asciiTheme="majorHAnsi" w:hAnsiTheme="majorHAnsi"/>
          <w:color w:val="auto"/>
          <w:sz w:val="22"/>
          <w:szCs w:val="22"/>
        </w:rPr>
        <w:t xml:space="preserve">. </w:t>
      </w:r>
    </w:p>
    <w:p w14:paraId="5E82FA97" w14:textId="34556361" w:rsidR="000E3686" w:rsidRPr="00EE7CAE" w:rsidRDefault="000E3686" w:rsidP="000E3686">
      <w:pPr>
        <w:pStyle w:val="Default"/>
        <w:spacing w:after="200"/>
        <w:rPr>
          <w:rFonts w:asciiTheme="majorHAnsi" w:hAnsiTheme="majorHAnsi"/>
          <w:color w:val="auto"/>
          <w:sz w:val="22"/>
          <w:szCs w:val="22"/>
        </w:rPr>
      </w:pPr>
      <w:r w:rsidRPr="00EE7CAE">
        <w:rPr>
          <w:rFonts w:asciiTheme="majorHAnsi" w:hAnsiTheme="majorHAnsi"/>
          <w:b/>
          <w:bCs/>
          <w:color w:val="auto"/>
          <w:sz w:val="22"/>
          <w:szCs w:val="22"/>
        </w:rPr>
        <w:t>3.3 Customer Property</w:t>
      </w:r>
      <w:r w:rsidRPr="00EE7CAE">
        <w:rPr>
          <w:rFonts w:asciiTheme="majorHAnsi" w:hAnsiTheme="majorHAnsi"/>
          <w:color w:val="auto"/>
          <w:sz w:val="22"/>
          <w:szCs w:val="22"/>
        </w:rPr>
        <w:t xml:space="preserve">. </w:t>
      </w:r>
      <w:r w:rsidR="00C84FB3">
        <w:rPr>
          <w:rFonts w:asciiTheme="majorHAnsi" w:hAnsiTheme="majorHAnsi"/>
          <w:color w:val="auto"/>
          <w:sz w:val="22"/>
          <w:szCs w:val="22"/>
        </w:rPr>
        <w:t xml:space="preserve">In addition to Customer’s ownership of Customer Data and Customer Deliverables under the Agreement, </w:t>
      </w:r>
      <w:r w:rsidRPr="00EE7CAE">
        <w:rPr>
          <w:rFonts w:asciiTheme="majorHAnsi" w:hAnsiTheme="majorHAnsi"/>
          <w:color w:val="auto"/>
          <w:sz w:val="22"/>
          <w:szCs w:val="22"/>
        </w:rPr>
        <w:t xml:space="preserve">Customer will own </w:t>
      </w:r>
      <w:r w:rsidR="00C84FB3">
        <w:rPr>
          <w:rFonts w:asciiTheme="majorHAnsi" w:hAnsiTheme="majorHAnsi"/>
          <w:color w:val="auto"/>
          <w:sz w:val="22"/>
          <w:szCs w:val="22"/>
        </w:rPr>
        <w:t xml:space="preserve">and retain </w:t>
      </w:r>
      <w:r w:rsidRPr="00EE7CAE">
        <w:rPr>
          <w:rFonts w:asciiTheme="majorHAnsi" w:hAnsiTheme="majorHAnsi"/>
          <w:color w:val="auto"/>
          <w:sz w:val="22"/>
          <w:szCs w:val="22"/>
        </w:rPr>
        <w:t>all rights, title and interest in and to any “Customer Property</w:t>
      </w:r>
      <w:r w:rsidR="00C84FB3">
        <w:rPr>
          <w:rFonts w:asciiTheme="majorHAnsi" w:hAnsiTheme="majorHAnsi"/>
          <w:color w:val="auto"/>
          <w:sz w:val="22"/>
          <w:szCs w:val="22"/>
        </w:rPr>
        <w:t>,</w:t>
      </w:r>
      <w:r w:rsidRPr="00EE7CAE">
        <w:rPr>
          <w:rFonts w:asciiTheme="majorHAnsi" w:hAnsiTheme="majorHAnsi"/>
          <w:color w:val="auto"/>
          <w:sz w:val="22"/>
          <w:szCs w:val="22"/>
        </w:rPr>
        <w:t xml:space="preserve">” any Customer-specific </w:t>
      </w:r>
      <w:r w:rsidR="00C84FB3">
        <w:rPr>
          <w:rFonts w:asciiTheme="majorHAnsi" w:hAnsiTheme="majorHAnsi"/>
          <w:color w:val="auto"/>
          <w:sz w:val="22"/>
          <w:szCs w:val="22"/>
        </w:rPr>
        <w:t>information and materials</w:t>
      </w:r>
      <w:r w:rsidRPr="00EE7CAE">
        <w:rPr>
          <w:rFonts w:asciiTheme="majorHAnsi" w:hAnsiTheme="majorHAnsi"/>
          <w:color w:val="auto"/>
          <w:sz w:val="22"/>
          <w:szCs w:val="22"/>
        </w:rPr>
        <w:t xml:space="preserve"> </w:t>
      </w:r>
      <w:r w:rsidR="008E03B4">
        <w:rPr>
          <w:rFonts w:asciiTheme="majorHAnsi" w:hAnsiTheme="majorHAnsi"/>
          <w:color w:val="auto"/>
          <w:sz w:val="22"/>
          <w:szCs w:val="22"/>
        </w:rPr>
        <w:t xml:space="preserve">provided to </w:t>
      </w:r>
      <w:proofErr w:type="spellStart"/>
      <w:r w:rsidR="008E03B4">
        <w:rPr>
          <w:rFonts w:asciiTheme="majorHAnsi" w:hAnsiTheme="majorHAnsi"/>
          <w:color w:val="auto"/>
          <w:sz w:val="22"/>
          <w:szCs w:val="22"/>
        </w:rPr>
        <w:t>Solynx</w:t>
      </w:r>
      <w:proofErr w:type="spellEnd"/>
      <w:r w:rsidR="00C84FB3">
        <w:rPr>
          <w:rFonts w:asciiTheme="majorHAnsi" w:hAnsiTheme="majorHAnsi"/>
          <w:color w:val="auto"/>
          <w:sz w:val="22"/>
          <w:szCs w:val="22"/>
        </w:rPr>
        <w:t xml:space="preserve"> under any SOW attached hereto</w:t>
      </w:r>
      <w:r w:rsidR="008E03B4">
        <w:rPr>
          <w:rFonts w:asciiTheme="majorHAnsi" w:hAnsiTheme="majorHAnsi"/>
          <w:color w:val="auto"/>
          <w:sz w:val="22"/>
          <w:szCs w:val="22"/>
        </w:rPr>
        <w:t xml:space="preserve">; provided that any </w:t>
      </w:r>
      <w:r w:rsidR="00C84FB3">
        <w:rPr>
          <w:rFonts w:asciiTheme="majorHAnsi" w:hAnsiTheme="majorHAnsi"/>
          <w:color w:val="auto"/>
          <w:sz w:val="22"/>
          <w:szCs w:val="22"/>
        </w:rPr>
        <w:t xml:space="preserve">information and </w:t>
      </w:r>
      <w:r w:rsidR="008E03B4">
        <w:rPr>
          <w:rFonts w:asciiTheme="majorHAnsi" w:hAnsiTheme="majorHAnsi"/>
          <w:color w:val="auto"/>
          <w:sz w:val="22"/>
          <w:szCs w:val="22"/>
        </w:rPr>
        <w:t xml:space="preserve">materials delivered by Customer to </w:t>
      </w:r>
      <w:proofErr w:type="spellStart"/>
      <w:r w:rsidR="008E03B4">
        <w:rPr>
          <w:rFonts w:asciiTheme="majorHAnsi" w:hAnsiTheme="majorHAnsi"/>
          <w:color w:val="auto"/>
          <w:sz w:val="22"/>
          <w:szCs w:val="22"/>
        </w:rPr>
        <w:t>Solynx</w:t>
      </w:r>
      <w:proofErr w:type="spellEnd"/>
      <w:r w:rsidR="008E03B4">
        <w:rPr>
          <w:rFonts w:asciiTheme="majorHAnsi" w:hAnsiTheme="majorHAnsi"/>
          <w:color w:val="auto"/>
          <w:sz w:val="22"/>
          <w:szCs w:val="22"/>
        </w:rPr>
        <w:t xml:space="preserve"> hereunder </w:t>
      </w:r>
      <w:r w:rsidRPr="00EE7CAE">
        <w:rPr>
          <w:rFonts w:asciiTheme="majorHAnsi" w:hAnsiTheme="majorHAnsi"/>
          <w:color w:val="auto"/>
          <w:sz w:val="22"/>
          <w:szCs w:val="22"/>
        </w:rPr>
        <w:t xml:space="preserve">are designated as </w:t>
      </w:r>
      <w:r w:rsidR="008E03B4">
        <w:rPr>
          <w:rFonts w:asciiTheme="majorHAnsi" w:hAnsiTheme="majorHAnsi"/>
          <w:color w:val="auto"/>
          <w:sz w:val="22"/>
          <w:szCs w:val="22"/>
        </w:rPr>
        <w:t>C</w:t>
      </w:r>
      <w:r w:rsidRPr="00EE7CAE">
        <w:rPr>
          <w:rFonts w:asciiTheme="majorHAnsi" w:hAnsiTheme="majorHAnsi"/>
          <w:color w:val="auto"/>
          <w:sz w:val="22"/>
          <w:szCs w:val="22"/>
        </w:rPr>
        <w:t xml:space="preserve">ustomer </w:t>
      </w:r>
      <w:r w:rsidR="00C84FB3">
        <w:rPr>
          <w:rFonts w:asciiTheme="majorHAnsi" w:hAnsiTheme="majorHAnsi"/>
          <w:color w:val="auto"/>
          <w:sz w:val="22"/>
          <w:szCs w:val="22"/>
        </w:rPr>
        <w:t>P</w:t>
      </w:r>
      <w:r w:rsidRPr="00EE7CAE">
        <w:rPr>
          <w:rFonts w:asciiTheme="majorHAnsi" w:hAnsiTheme="majorHAnsi"/>
          <w:color w:val="auto"/>
          <w:sz w:val="22"/>
          <w:szCs w:val="22"/>
        </w:rPr>
        <w:t xml:space="preserve">roperty </w:t>
      </w:r>
      <w:r w:rsidR="00C84FB3">
        <w:rPr>
          <w:rFonts w:asciiTheme="majorHAnsi" w:hAnsiTheme="majorHAnsi"/>
          <w:color w:val="auto"/>
          <w:sz w:val="22"/>
          <w:szCs w:val="22"/>
        </w:rPr>
        <w:t>in that SOW</w:t>
      </w:r>
      <w:r w:rsidRPr="00EE7CAE">
        <w:rPr>
          <w:rFonts w:asciiTheme="majorHAnsi" w:hAnsiTheme="majorHAnsi"/>
          <w:color w:val="auto"/>
          <w:sz w:val="22"/>
          <w:szCs w:val="22"/>
        </w:rPr>
        <w:t xml:space="preserve">. </w:t>
      </w:r>
      <w:r w:rsidR="00C84FB3">
        <w:rPr>
          <w:rFonts w:asciiTheme="majorHAnsi" w:hAnsiTheme="majorHAnsi"/>
          <w:color w:val="auto"/>
          <w:sz w:val="22"/>
          <w:szCs w:val="22"/>
        </w:rPr>
        <w:t xml:space="preserve">Customer hereby grants to </w:t>
      </w:r>
      <w:proofErr w:type="spellStart"/>
      <w:r w:rsidR="009049E5">
        <w:rPr>
          <w:rFonts w:asciiTheme="majorHAnsi" w:hAnsiTheme="majorHAnsi"/>
          <w:color w:val="auto"/>
          <w:sz w:val="22"/>
          <w:szCs w:val="22"/>
        </w:rPr>
        <w:t>Solynx</w:t>
      </w:r>
      <w:proofErr w:type="spellEnd"/>
      <w:r w:rsidRPr="00EE7CAE">
        <w:rPr>
          <w:rFonts w:asciiTheme="majorHAnsi" w:hAnsiTheme="majorHAnsi"/>
          <w:color w:val="auto"/>
          <w:sz w:val="22"/>
          <w:szCs w:val="22"/>
        </w:rPr>
        <w:t xml:space="preserve"> the right to use Customer Property solely for the purpose of providing </w:t>
      </w:r>
      <w:r w:rsidR="00C84FB3">
        <w:rPr>
          <w:rFonts w:asciiTheme="majorHAnsi" w:hAnsiTheme="majorHAnsi"/>
          <w:color w:val="auto"/>
          <w:sz w:val="22"/>
          <w:szCs w:val="22"/>
        </w:rPr>
        <w:t>its</w:t>
      </w:r>
      <w:r w:rsidRPr="00EE7CAE">
        <w:rPr>
          <w:rFonts w:asciiTheme="majorHAnsi" w:hAnsiTheme="majorHAnsi"/>
          <w:color w:val="auto"/>
          <w:sz w:val="22"/>
          <w:szCs w:val="22"/>
        </w:rPr>
        <w:t xml:space="preserve"> Professional Services to Customer hereunder. </w:t>
      </w:r>
    </w:p>
    <w:p w14:paraId="61D450AA" w14:textId="77777777" w:rsidR="000E3686" w:rsidRPr="00EE7CAE" w:rsidRDefault="000E3686" w:rsidP="000E3686">
      <w:pPr>
        <w:pStyle w:val="Default"/>
        <w:spacing w:after="200"/>
        <w:rPr>
          <w:rFonts w:asciiTheme="majorHAnsi" w:hAnsiTheme="majorHAnsi"/>
          <w:b/>
          <w:bCs/>
          <w:color w:val="auto"/>
          <w:sz w:val="22"/>
          <w:szCs w:val="22"/>
        </w:rPr>
      </w:pPr>
      <w:r w:rsidRPr="00EE7CAE">
        <w:rPr>
          <w:rFonts w:asciiTheme="majorHAnsi" w:hAnsiTheme="majorHAnsi"/>
          <w:b/>
          <w:bCs/>
          <w:color w:val="auto"/>
          <w:sz w:val="22"/>
          <w:szCs w:val="22"/>
        </w:rPr>
        <w:lastRenderedPageBreak/>
        <w:t xml:space="preserve">4. Professional Services Warranty. </w:t>
      </w:r>
    </w:p>
    <w:p w14:paraId="54D9A5A8" w14:textId="77777777" w:rsidR="00173B45" w:rsidRDefault="000E3686" w:rsidP="000E3686">
      <w:pPr>
        <w:pStyle w:val="Default"/>
        <w:spacing w:after="200"/>
        <w:rPr>
          <w:rFonts w:asciiTheme="majorHAnsi" w:hAnsiTheme="majorHAnsi"/>
          <w:color w:val="auto"/>
          <w:sz w:val="22"/>
          <w:szCs w:val="22"/>
        </w:rPr>
      </w:pPr>
      <w:r w:rsidRPr="00EE7CAE">
        <w:rPr>
          <w:rFonts w:asciiTheme="majorHAnsi" w:hAnsiTheme="majorHAnsi"/>
          <w:b/>
          <w:bCs/>
          <w:color w:val="auto"/>
          <w:sz w:val="22"/>
          <w:szCs w:val="22"/>
        </w:rPr>
        <w:t>4.1 Professional Services Warranty</w:t>
      </w:r>
      <w:r w:rsidRPr="00EE7CAE">
        <w:rPr>
          <w:rFonts w:asciiTheme="majorHAnsi" w:hAnsiTheme="majorHAnsi"/>
          <w:color w:val="auto"/>
          <w:sz w:val="22"/>
          <w:szCs w:val="22"/>
        </w:rPr>
        <w:t xml:space="preserve">. </w:t>
      </w:r>
      <w:proofErr w:type="spellStart"/>
      <w:r w:rsidR="009049E5">
        <w:rPr>
          <w:rFonts w:asciiTheme="majorHAnsi" w:hAnsiTheme="majorHAnsi"/>
          <w:color w:val="auto"/>
          <w:sz w:val="22"/>
          <w:szCs w:val="22"/>
        </w:rPr>
        <w:t>Solynx</w:t>
      </w:r>
      <w:proofErr w:type="spellEnd"/>
      <w:r w:rsidRPr="00EE7CAE">
        <w:rPr>
          <w:rFonts w:asciiTheme="majorHAnsi" w:hAnsiTheme="majorHAnsi"/>
          <w:color w:val="auto"/>
          <w:sz w:val="22"/>
          <w:szCs w:val="22"/>
        </w:rPr>
        <w:t xml:space="preserve"> warrants that (a) it and each of its employees</w:t>
      </w:r>
      <w:r w:rsidR="00C84FB3">
        <w:rPr>
          <w:rFonts w:asciiTheme="majorHAnsi" w:hAnsiTheme="majorHAnsi"/>
          <w:color w:val="auto"/>
          <w:sz w:val="22"/>
          <w:szCs w:val="22"/>
        </w:rPr>
        <w:t xml:space="preserve"> and</w:t>
      </w:r>
      <w:r w:rsidRPr="00EE7CAE">
        <w:rPr>
          <w:rFonts w:asciiTheme="majorHAnsi" w:hAnsiTheme="majorHAnsi"/>
          <w:color w:val="auto"/>
          <w:sz w:val="22"/>
          <w:szCs w:val="22"/>
        </w:rPr>
        <w:t xml:space="preserve"> contractors that it uses to provide and perform Professional Services has the necessary knowledge, skills</w:t>
      </w:r>
      <w:r w:rsidR="00C84FB3">
        <w:rPr>
          <w:rFonts w:asciiTheme="majorHAnsi" w:hAnsiTheme="majorHAnsi"/>
          <w:color w:val="auto"/>
          <w:sz w:val="22"/>
          <w:szCs w:val="22"/>
        </w:rPr>
        <w:t xml:space="preserve"> and</w:t>
      </w:r>
      <w:r w:rsidRPr="00EE7CAE">
        <w:rPr>
          <w:rFonts w:asciiTheme="majorHAnsi" w:hAnsiTheme="majorHAnsi"/>
          <w:color w:val="auto"/>
          <w:sz w:val="22"/>
          <w:szCs w:val="22"/>
        </w:rPr>
        <w:t xml:space="preserve"> experience to provide and perform </w:t>
      </w:r>
      <w:r w:rsidR="00C84FB3">
        <w:rPr>
          <w:rFonts w:asciiTheme="majorHAnsi" w:hAnsiTheme="majorHAnsi"/>
          <w:color w:val="auto"/>
          <w:sz w:val="22"/>
          <w:szCs w:val="22"/>
        </w:rPr>
        <w:t>Professional S</w:t>
      </w:r>
      <w:r w:rsidRPr="00EE7CAE">
        <w:rPr>
          <w:rFonts w:asciiTheme="majorHAnsi" w:hAnsiTheme="majorHAnsi"/>
          <w:color w:val="auto"/>
          <w:sz w:val="22"/>
          <w:szCs w:val="22"/>
        </w:rPr>
        <w:t xml:space="preserve">ervices in accordance with </w:t>
      </w:r>
      <w:r w:rsidR="00173B45">
        <w:rPr>
          <w:rFonts w:asciiTheme="majorHAnsi" w:hAnsiTheme="majorHAnsi"/>
          <w:color w:val="auto"/>
          <w:sz w:val="22"/>
          <w:szCs w:val="22"/>
        </w:rPr>
        <w:t>each</w:t>
      </w:r>
      <w:r w:rsidRPr="00EE7CAE">
        <w:rPr>
          <w:rFonts w:asciiTheme="majorHAnsi" w:hAnsiTheme="majorHAnsi"/>
          <w:color w:val="auto"/>
          <w:sz w:val="22"/>
          <w:szCs w:val="22"/>
        </w:rPr>
        <w:t xml:space="preserve"> SOW; and (b) the Professional Services will be performed for and delivered to Customer in a good</w:t>
      </w:r>
      <w:r w:rsidR="00173B45">
        <w:rPr>
          <w:rFonts w:asciiTheme="majorHAnsi" w:hAnsiTheme="majorHAnsi"/>
          <w:color w:val="auto"/>
          <w:sz w:val="22"/>
          <w:szCs w:val="22"/>
        </w:rPr>
        <w:t xml:space="preserve"> and</w:t>
      </w:r>
      <w:r w:rsidRPr="00EE7CAE">
        <w:rPr>
          <w:rFonts w:asciiTheme="majorHAnsi" w:hAnsiTheme="majorHAnsi"/>
          <w:color w:val="auto"/>
          <w:sz w:val="22"/>
          <w:szCs w:val="22"/>
        </w:rPr>
        <w:t xml:space="preserve"> diligent manner in accordance with industry standards</w:t>
      </w:r>
      <w:r w:rsidR="00173B45">
        <w:rPr>
          <w:rFonts w:asciiTheme="majorHAnsi" w:hAnsiTheme="majorHAnsi"/>
          <w:color w:val="auto"/>
          <w:sz w:val="22"/>
          <w:szCs w:val="22"/>
        </w:rPr>
        <w:t xml:space="preserve"> and</w:t>
      </w:r>
      <w:r w:rsidRPr="00EE7CAE">
        <w:rPr>
          <w:rFonts w:asciiTheme="majorHAnsi" w:hAnsiTheme="majorHAnsi"/>
          <w:color w:val="auto"/>
          <w:sz w:val="22"/>
          <w:szCs w:val="22"/>
        </w:rPr>
        <w:t xml:space="preserve"> laws applicable to the performance of such </w:t>
      </w:r>
      <w:r w:rsidR="00173B45">
        <w:rPr>
          <w:rFonts w:asciiTheme="majorHAnsi" w:hAnsiTheme="majorHAnsi"/>
          <w:color w:val="auto"/>
          <w:sz w:val="22"/>
          <w:szCs w:val="22"/>
        </w:rPr>
        <w:t>S</w:t>
      </w:r>
      <w:r w:rsidRPr="00EE7CAE">
        <w:rPr>
          <w:rFonts w:asciiTheme="majorHAnsi" w:hAnsiTheme="majorHAnsi"/>
          <w:color w:val="auto"/>
          <w:sz w:val="22"/>
          <w:szCs w:val="22"/>
        </w:rPr>
        <w:t xml:space="preserve">ervices. </w:t>
      </w:r>
    </w:p>
    <w:p w14:paraId="2927737C" w14:textId="27036A3D" w:rsidR="000E3686" w:rsidRPr="00EE7CAE" w:rsidRDefault="00173B45" w:rsidP="000E3686">
      <w:pPr>
        <w:pStyle w:val="Default"/>
        <w:spacing w:after="200"/>
        <w:rPr>
          <w:rFonts w:asciiTheme="majorHAnsi" w:hAnsiTheme="majorHAnsi"/>
          <w:color w:val="auto"/>
          <w:sz w:val="22"/>
          <w:szCs w:val="22"/>
        </w:rPr>
      </w:pPr>
      <w:r>
        <w:rPr>
          <w:rFonts w:asciiTheme="majorHAnsi" w:hAnsiTheme="majorHAnsi"/>
          <w:color w:val="auto"/>
          <w:sz w:val="22"/>
          <w:szCs w:val="22"/>
        </w:rPr>
        <w:t xml:space="preserve">However, </w:t>
      </w:r>
      <w:proofErr w:type="spellStart"/>
      <w:r w:rsidR="009049E5">
        <w:rPr>
          <w:rFonts w:asciiTheme="majorHAnsi" w:hAnsiTheme="majorHAnsi"/>
          <w:color w:val="auto"/>
          <w:sz w:val="22"/>
          <w:szCs w:val="22"/>
        </w:rPr>
        <w:t>Solynx</w:t>
      </w:r>
      <w:r w:rsidR="000E3686" w:rsidRPr="00EE7CAE">
        <w:rPr>
          <w:rFonts w:asciiTheme="majorHAnsi" w:hAnsiTheme="majorHAnsi"/>
          <w:color w:val="auto"/>
          <w:sz w:val="22"/>
          <w:szCs w:val="22"/>
        </w:rPr>
        <w:t>’s</w:t>
      </w:r>
      <w:proofErr w:type="spellEnd"/>
      <w:r w:rsidR="000E3686" w:rsidRPr="00EE7CAE">
        <w:rPr>
          <w:rFonts w:asciiTheme="majorHAnsi" w:hAnsiTheme="majorHAnsi"/>
          <w:color w:val="auto"/>
          <w:sz w:val="22"/>
          <w:szCs w:val="22"/>
        </w:rPr>
        <w:t xml:space="preserve"> ability to successfully perform hereunder is dependent upon Customer’s provision of timely information, access to resources and participation. If</w:t>
      </w:r>
      <w:r>
        <w:rPr>
          <w:rFonts w:asciiTheme="majorHAnsi" w:hAnsiTheme="majorHAnsi"/>
          <w:color w:val="auto"/>
          <w:sz w:val="22"/>
          <w:szCs w:val="22"/>
        </w:rPr>
        <w:t>,</w:t>
      </w:r>
      <w:r w:rsidR="000E3686" w:rsidRPr="00EE7CAE">
        <w:rPr>
          <w:rFonts w:asciiTheme="majorHAnsi" w:hAnsiTheme="majorHAnsi"/>
          <w:color w:val="auto"/>
          <w:sz w:val="22"/>
          <w:szCs w:val="22"/>
        </w:rPr>
        <w:t xml:space="preserve"> through no fault or delay of Customer</w:t>
      </w:r>
      <w:r>
        <w:rPr>
          <w:rFonts w:asciiTheme="majorHAnsi" w:hAnsiTheme="majorHAnsi"/>
          <w:color w:val="auto"/>
          <w:sz w:val="22"/>
          <w:szCs w:val="22"/>
        </w:rPr>
        <w:t>,</w:t>
      </w:r>
      <w:r w:rsidR="000E3686" w:rsidRPr="00EE7CAE">
        <w:rPr>
          <w:rFonts w:asciiTheme="majorHAnsi" w:hAnsiTheme="majorHAnsi"/>
          <w:color w:val="auto"/>
          <w:sz w:val="22"/>
          <w:szCs w:val="22"/>
        </w:rPr>
        <w:t xml:space="preserve"> </w:t>
      </w:r>
      <w:proofErr w:type="spellStart"/>
      <w:r>
        <w:rPr>
          <w:rFonts w:asciiTheme="majorHAnsi" w:hAnsiTheme="majorHAnsi"/>
          <w:color w:val="auto"/>
          <w:sz w:val="22"/>
          <w:szCs w:val="22"/>
        </w:rPr>
        <w:t>Solynx’s</w:t>
      </w:r>
      <w:proofErr w:type="spellEnd"/>
      <w:r w:rsidR="000E3686" w:rsidRPr="00EE7CAE">
        <w:rPr>
          <w:rFonts w:asciiTheme="majorHAnsi" w:hAnsiTheme="majorHAnsi"/>
          <w:color w:val="auto"/>
          <w:sz w:val="22"/>
          <w:szCs w:val="22"/>
        </w:rPr>
        <w:t xml:space="preserve"> Professional Services do not conform to the foregoing warranty and Customer notifies </w:t>
      </w:r>
      <w:proofErr w:type="spellStart"/>
      <w:r w:rsidR="009049E5">
        <w:rPr>
          <w:rFonts w:asciiTheme="majorHAnsi" w:hAnsiTheme="majorHAnsi"/>
          <w:color w:val="auto"/>
          <w:sz w:val="22"/>
          <w:szCs w:val="22"/>
        </w:rPr>
        <w:t>Solynx</w:t>
      </w:r>
      <w:proofErr w:type="spellEnd"/>
      <w:r w:rsidR="000E3686" w:rsidRPr="00EE7CAE">
        <w:rPr>
          <w:rFonts w:asciiTheme="majorHAnsi" w:hAnsiTheme="majorHAnsi"/>
          <w:color w:val="auto"/>
          <w:sz w:val="22"/>
          <w:szCs w:val="22"/>
        </w:rPr>
        <w:t xml:space="preserve"> within 60 days of </w:t>
      </w:r>
      <w:proofErr w:type="spellStart"/>
      <w:r w:rsidR="009049E5">
        <w:rPr>
          <w:rFonts w:asciiTheme="majorHAnsi" w:hAnsiTheme="majorHAnsi"/>
          <w:color w:val="auto"/>
          <w:sz w:val="22"/>
          <w:szCs w:val="22"/>
        </w:rPr>
        <w:t>Solynx</w:t>
      </w:r>
      <w:r w:rsidR="000E3686" w:rsidRPr="00EE7CAE">
        <w:rPr>
          <w:rFonts w:asciiTheme="majorHAnsi" w:hAnsiTheme="majorHAnsi"/>
          <w:color w:val="auto"/>
          <w:sz w:val="22"/>
          <w:szCs w:val="22"/>
        </w:rPr>
        <w:t>’s</w:t>
      </w:r>
      <w:proofErr w:type="spellEnd"/>
      <w:r w:rsidR="000E3686" w:rsidRPr="00EE7CAE">
        <w:rPr>
          <w:rFonts w:asciiTheme="majorHAnsi" w:hAnsiTheme="majorHAnsi"/>
          <w:color w:val="auto"/>
          <w:sz w:val="22"/>
          <w:szCs w:val="22"/>
        </w:rPr>
        <w:t xml:space="preserve"> delivery of the Professional Services, </w:t>
      </w:r>
      <w:proofErr w:type="spellStart"/>
      <w:r w:rsidR="009049E5">
        <w:rPr>
          <w:rFonts w:asciiTheme="majorHAnsi" w:hAnsiTheme="majorHAnsi"/>
          <w:color w:val="auto"/>
          <w:sz w:val="22"/>
          <w:szCs w:val="22"/>
        </w:rPr>
        <w:t>Solynx</w:t>
      </w:r>
      <w:r w:rsidR="00F04BC1">
        <w:rPr>
          <w:rFonts w:asciiTheme="majorHAnsi" w:hAnsiTheme="majorHAnsi"/>
          <w:color w:val="auto"/>
          <w:sz w:val="22"/>
          <w:szCs w:val="22"/>
        </w:rPr>
        <w:t>’s</w:t>
      </w:r>
      <w:proofErr w:type="spellEnd"/>
      <w:r w:rsidR="00F04BC1" w:rsidRPr="00F04BC1">
        <w:rPr>
          <w:rFonts w:asciiTheme="majorHAnsi" w:hAnsiTheme="majorHAnsi"/>
          <w:sz w:val="22"/>
          <w:szCs w:val="22"/>
        </w:rPr>
        <w:t xml:space="preserve"> sole </w:t>
      </w:r>
      <w:r w:rsidR="00F04BC1" w:rsidRPr="00C120D5">
        <w:rPr>
          <w:rFonts w:asciiTheme="majorHAnsi" w:hAnsiTheme="majorHAnsi"/>
          <w:sz w:val="22"/>
          <w:szCs w:val="22"/>
        </w:rPr>
        <w:t xml:space="preserve">liability, and Company’s sole remedy therefor, will be for </w:t>
      </w:r>
      <w:proofErr w:type="spellStart"/>
      <w:r w:rsidR="009049E5" w:rsidRPr="00C120D5">
        <w:rPr>
          <w:rFonts w:asciiTheme="majorHAnsi" w:hAnsiTheme="majorHAnsi"/>
          <w:sz w:val="22"/>
          <w:szCs w:val="22"/>
        </w:rPr>
        <w:t>Solynx</w:t>
      </w:r>
      <w:proofErr w:type="spellEnd"/>
      <w:r w:rsidR="00F04BC1" w:rsidRPr="00C120D5">
        <w:rPr>
          <w:rFonts w:asciiTheme="majorHAnsi" w:hAnsiTheme="majorHAnsi"/>
          <w:sz w:val="22"/>
          <w:szCs w:val="22"/>
        </w:rPr>
        <w:t xml:space="preserve"> to render additional Professional Services to remedy such nonconformance up to a maximum of</w:t>
      </w:r>
      <w:r w:rsidR="00C120D5" w:rsidRPr="00C120D5">
        <w:rPr>
          <w:rFonts w:asciiTheme="majorHAnsi" w:hAnsiTheme="majorHAnsi"/>
          <w:sz w:val="22"/>
          <w:szCs w:val="22"/>
        </w:rPr>
        <w:t xml:space="preserve"> ten (10)</w:t>
      </w:r>
      <w:r w:rsidR="00F04BC1" w:rsidRPr="00C120D5">
        <w:rPr>
          <w:rFonts w:asciiTheme="majorHAnsi" w:hAnsiTheme="majorHAnsi"/>
          <w:sz w:val="22"/>
          <w:szCs w:val="22"/>
        </w:rPr>
        <w:t xml:space="preserve"> man-hours in the aggregate.  Thereafter, at Customer’s request, </w:t>
      </w:r>
      <w:proofErr w:type="spellStart"/>
      <w:r w:rsidR="009049E5" w:rsidRPr="00C120D5">
        <w:rPr>
          <w:rFonts w:asciiTheme="majorHAnsi" w:hAnsiTheme="majorHAnsi"/>
          <w:sz w:val="22"/>
          <w:szCs w:val="22"/>
        </w:rPr>
        <w:t>Solynx</w:t>
      </w:r>
      <w:proofErr w:type="spellEnd"/>
      <w:r w:rsidR="00F04BC1" w:rsidRPr="00C120D5">
        <w:rPr>
          <w:rFonts w:asciiTheme="majorHAnsi" w:hAnsiTheme="majorHAnsi"/>
          <w:sz w:val="22"/>
          <w:szCs w:val="22"/>
        </w:rPr>
        <w:t xml:space="preserve"> will render additional Professional Services on a time and materials basis.</w:t>
      </w:r>
      <w:r w:rsidR="00F04BC1" w:rsidRPr="00F04BC1">
        <w:rPr>
          <w:rFonts w:asciiTheme="majorHAnsi" w:hAnsiTheme="majorHAnsi"/>
          <w:sz w:val="22"/>
          <w:szCs w:val="22"/>
        </w:rPr>
        <w:t xml:space="preserve">   </w:t>
      </w:r>
    </w:p>
    <w:p w14:paraId="69861AD6" w14:textId="34513C27" w:rsidR="000E3686" w:rsidRPr="00EE7CAE" w:rsidRDefault="000E3686" w:rsidP="000E3686">
      <w:pPr>
        <w:pStyle w:val="Default"/>
        <w:spacing w:after="200"/>
        <w:rPr>
          <w:rFonts w:asciiTheme="majorHAnsi" w:hAnsiTheme="majorHAnsi"/>
          <w:color w:val="auto"/>
          <w:sz w:val="22"/>
          <w:szCs w:val="22"/>
        </w:rPr>
      </w:pPr>
      <w:r w:rsidRPr="00EE7CAE">
        <w:rPr>
          <w:rFonts w:asciiTheme="majorHAnsi" w:hAnsiTheme="majorHAnsi"/>
          <w:b/>
          <w:bCs/>
          <w:color w:val="auto"/>
          <w:sz w:val="22"/>
          <w:szCs w:val="22"/>
        </w:rPr>
        <w:t>4.2 Disclaimer</w:t>
      </w:r>
      <w:r w:rsidRPr="00EE7CAE">
        <w:rPr>
          <w:rFonts w:asciiTheme="majorHAnsi" w:hAnsiTheme="majorHAnsi"/>
          <w:color w:val="auto"/>
          <w:sz w:val="22"/>
          <w:szCs w:val="22"/>
        </w:rPr>
        <w:t xml:space="preserve">. </w:t>
      </w:r>
      <w:r w:rsidR="00173B45">
        <w:rPr>
          <w:rFonts w:asciiTheme="majorHAnsi" w:hAnsiTheme="majorHAnsi"/>
          <w:color w:val="auto"/>
          <w:sz w:val="22"/>
          <w:szCs w:val="22"/>
        </w:rPr>
        <w:t xml:space="preserve">EXCEPT AS SET FORTH IN SECTION 4.1, SOLYNX MAKES </w:t>
      </w:r>
      <w:r w:rsidRPr="00EE7CAE">
        <w:rPr>
          <w:rFonts w:asciiTheme="majorHAnsi" w:hAnsiTheme="majorHAnsi"/>
          <w:color w:val="auto"/>
          <w:sz w:val="22"/>
          <w:szCs w:val="22"/>
        </w:rPr>
        <w:t xml:space="preserve">NO OTHER WARRANTIES, EXPRESS OR IMPLIED, </w:t>
      </w:r>
      <w:r w:rsidR="00592628">
        <w:rPr>
          <w:rFonts w:asciiTheme="majorHAnsi" w:hAnsiTheme="majorHAnsi"/>
          <w:color w:val="auto"/>
          <w:sz w:val="22"/>
          <w:szCs w:val="22"/>
        </w:rPr>
        <w:t xml:space="preserve">TO CUSTOMER, </w:t>
      </w:r>
      <w:r w:rsidRPr="00EE7CAE">
        <w:rPr>
          <w:rFonts w:asciiTheme="majorHAnsi" w:hAnsiTheme="majorHAnsi"/>
          <w:color w:val="auto"/>
          <w:sz w:val="22"/>
          <w:szCs w:val="22"/>
        </w:rPr>
        <w:t xml:space="preserve">INCLUDING </w:t>
      </w:r>
      <w:r w:rsidR="00592628">
        <w:rPr>
          <w:rFonts w:asciiTheme="majorHAnsi" w:hAnsiTheme="majorHAnsi"/>
          <w:color w:val="auto"/>
          <w:sz w:val="22"/>
          <w:szCs w:val="22"/>
        </w:rPr>
        <w:t>WARRANTIES</w:t>
      </w:r>
      <w:r w:rsidRPr="00EE7CAE">
        <w:rPr>
          <w:rFonts w:asciiTheme="majorHAnsi" w:hAnsiTheme="majorHAnsi"/>
          <w:color w:val="auto"/>
          <w:sz w:val="22"/>
          <w:szCs w:val="22"/>
        </w:rPr>
        <w:t xml:space="preserve"> OF MERCHANTABILITY, FITNESS FOR </w:t>
      </w:r>
      <w:proofErr w:type="gramStart"/>
      <w:r w:rsidRPr="00EE7CAE">
        <w:rPr>
          <w:rFonts w:asciiTheme="majorHAnsi" w:hAnsiTheme="majorHAnsi"/>
          <w:color w:val="auto"/>
          <w:sz w:val="22"/>
          <w:szCs w:val="22"/>
        </w:rPr>
        <w:t>A PARTICULAR</w:t>
      </w:r>
      <w:proofErr w:type="gramEnd"/>
      <w:r w:rsidRPr="00EE7CAE">
        <w:rPr>
          <w:rFonts w:asciiTheme="majorHAnsi" w:hAnsiTheme="majorHAnsi"/>
          <w:color w:val="auto"/>
          <w:sz w:val="22"/>
          <w:szCs w:val="22"/>
        </w:rPr>
        <w:t xml:space="preserve"> PURPOSE, SATISFACTORY QUALITY, TITLE AND NON-INFRINGEMENT. EXCEPT AS PROVIDED HEREIN, THE PROFESSIONAL SERVICES AND </w:t>
      </w:r>
      <w:r w:rsidR="00592628">
        <w:rPr>
          <w:rFonts w:asciiTheme="majorHAnsi" w:hAnsiTheme="majorHAnsi"/>
          <w:color w:val="auto"/>
          <w:sz w:val="22"/>
          <w:szCs w:val="22"/>
        </w:rPr>
        <w:t>WORK PRODUCT</w:t>
      </w:r>
      <w:r w:rsidRPr="00EE7CAE">
        <w:rPr>
          <w:rFonts w:asciiTheme="majorHAnsi" w:hAnsiTheme="majorHAnsi"/>
          <w:color w:val="auto"/>
          <w:sz w:val="22"/>
          <w:szCs w:val="22"/>
        </w:rPr>
        <w:t xml:space="preserve"> PROVIDED TO CUSTOMER ARE “AS IS” AND “</w:t>
      </w:r>
      <w:r w:rsidR="00592628">
        <w:rPr>
          <w:rFonts w:asciiTheme="majorHAnsi" w:hAnsiTheme="majorHAnsi"/>
          <w:color w:val="auto"/>
          <w:sz w:val="22"/>
          <w:szCs w:val="22"/>
        </w:rPr>
        <w:t>WHERE IS.</w:t>
      </w:r>
      <w:r w:rsidRPr="00EE7CAE">
        <w:rPr>
          <w:rFonts w:asciiTheme="majorHAnsi" w:hAnsiTheme="majorHAnsi"/>
          <w:color w:val="auto"/>
          <w:sz w:val="22"/>
          <w:szCs w:val="22"/>
        </w:rPr>
        <w:t xml:space="preserve">” </w:t>
      </w:r>
    </w:p>
    <w:p w14:paraId="58C065D2" w14:textId="6175EC00" w:rsidR="000E3686" w:rsidRPr="00EE7CAE" w:rsidRDefault="000E3686" w:rsidP="000E3686">
      <w:pPr>
        <w:pStyle w:val="Default"/>
        <w:spacing w:after="200"/>
        <w:rPr>
          <w:rFonts w:asciiTheme="majorHAnsi" w:hAnsiTheme="majorHAnsi"/>
          <w:color w:val="auto"/>
          <w:sz w:val="22"/>
          <w:szCs w:val="22"/>
        </w:rPr>
      </w:pPr>
      <w:r>
        <w:rPr>
          <w:rFonts w:asciiTheme="majorHAnsi" w:hAnsiTheme="majorHAnsi"/>
          <w:b/>
          <w:bCs/>
          <w:color w:val="auto"/>
          <w:sz w:val="22"/>
          <w:szCs w:val="22"/>
        </w:rPr>
        <w:t>5</w:t>
      </w:r>
      <w:r w:rsidRPr="00EE7CAE">
        <w:rPr>
          <w:rFonts w:asciiTheme="majorHAnsi" w:hAnsiTheme="majorHAnsi"/>
          <w:b/>
          <w:bCs/>
          <w:color w:val="auto"/>
          <w:sz w:val="22"/>
          <w:szCs w:val="22"/>
        </w:rPr>
        <w:t xml:space="preserve">. Independent </w:t>
      </w:r>
      <w:r w:rsidR="00E0079C">
        <w:rPr>
          <w:rFonts w:asciiTheme="majorHAnsi" w:hAnsiTheme="majorHAnsi"/>
          <w:b/>
          <w:bCs/>
          <w:color w:val="auto"/>
          <w:sz w:val="22"/>
          <w:szCs w:val="22"/>
        </w:rPr>
        <w:t>Parties</w:t>
      </w:r>
      <w:r w:rsidRPr="00EE7CAE">
        <w:rPr>
          <w:rFonts w:asciiTheme="majorHAnsi" w:hAnsiTheme="majorHAnsi"/>
          <w:b/>
          <w:bCs/>
          <w:color w:val="auto"/>
          <w:sz w:val="22"/>
          <w:szCs w:val="22"/>
        </w:rPr>
        <w:t xml:space="preserve">. </w:t>
      </w:r>
      <w:proofErr w:type="spellStart"/>
      <w:r w:rsidR="009049E5">
        <w:rPr>
          <w:rFonts w:asciiTheme="majorHAnsi" w:hAnsiTheme="majorHAnsi"/>
          <w:color w:val="auto"/>
          <w:sz w:val="22"/>
          <w:szCs w:val="22"/>
        </w:rPr>
        <w:t>Solynx</w:t>
      </w:r>
      <w:r w:rsidRPr="00EE7CAE">
        <w:rPr>
          <w:rFonts w:asciiTheme="majorHAnsi" w:hAnsiTheme="majorHAnsi"/>
          <w:color w:val="auto"/>
          <w:sz w:val="22"/>
          <w:szCs w:val="22"/>
        </w:rPr>
        <w:t>’s</w:t>
      </w:r>
      <w:proofErr w:type="spellEnd"/>
      <w:r w:rsidRPr="00EE7CAE">
        <w:rPr>
          <w:rFonts w:asciiTheme="majorHAnsi" w:hAnsiTheme="majorHAnsi"/>
          <w:color w:val="auto"/>
          <w:sz w:val="22"/>
          <w:szCs w:val="22"/>
        </w:rPr>
        <w:t xml:space="preserve"> relationship with Customer pursuant to this </w:t>
      </w:r>
      <w:r w:rsidR="00592628">
        <w:rPr>
          <w:rFonts w:asciiTheme="majorHAnsi" w:hAnsiTheme="majorHAnsi"/>
          <w:color w:val="auto"/>
          <w:sz w:val="22"/>
          <w:szCs w:val="22"/>
        </w:rPr>
        <w:t xml:space="preserve">PS </w:t>
      </w:r>
      <w:r w:rsidRPr="00EE7CAE">
        <w:rPr>
          <w:rFonts w:asciiTheme="majorHAnsi" w:hAnsiTheme="majorHAnsi"/>
          <w:color w:val="auto"/>
          <w:sz w:val="22"/>
          <w:szCs w:val="22"/>
        </w:rPr>
        <w:t>Addendum will be that of an independent contractor</w:t>
      </w:r>
      <w:r w:rsidR="00592628">
        <w:rPr>
          <w:rFonts w:asciiTheme="majorHAnsi" w:hAnsiTheme="majorHAnsi"/>
          <w:color w:val="auto"/>
          <w:sz w:val="22"/>
          <w:szCs w:val="22"/>
        </w:rPr>
        <w:t>, subject to and in accordance with Section 1</w:t>
      </w:r>
      <w:r w:rsidR="00C120D5">
        <w:rPr>
          <w:rFonts w:asciiTheme="majorHAnsi" w:hAnsiTheme="majorHAnsi"/>
          <w:color w:val="auto"/>
          <w:sz w:val="22"/>
          <w:szCs w:val="22"/>
        </w:rPr>
        <w:t>2</w:t>
      </w:r>
      <w:r w:rsidR="00592628">
        <w:rPr>
          <w:rFonts w:asciiTheme="majorHAnsi" w:hAnsiTheme="majorHAnsi"/>
          <w:color w:val="auto"/>
          <w:sz w:val="22"/>
          <w:szCs w:val="22"/>
        </w:rPr>
        <w:t>(</w:t>
      </w:r>
      <w:proofErr w:type="spellStart"/>
      <w:r w:rsidR="00592628">
        <w:rPr>
          <w:rFonts w:asciiTheme="majorHAnsi" w:hAnsiTheme="majorHAnsi"/>
          <w:color w:val="auto"/>
          <w:sz w:val="22"/>
          <w:szCs w:val="22"/>
        </w:rPr>
        <w:t>i</w:t>
      </w:r>
      <w:proofErr w:type="spellEnd"/>
      <w:r w:rsidR="00592628">
        <w:rPr>
          <w:rFonts w:asciiTheme="majorHAnsi" w:hAnsiTheme="majorHAnsi"/>
          <w:color w:val="auto"/>
          <w:sz w:val="22"/>
          <w:szCs w:val="22"/>
        </w:rPr>
        <w:t>) of the Agreement</w:t>
      </w:r>
      <w:r w:rsidRPr="00EE7CAE">
        <w:rPr>
          <w:rFonts w:asciiTheme="majorHAnsi" w:hAnsiTheme="majorHAnsi"/>
          <w:color w:val="auto"/>
          <w:sz w:val="22"/>
          <w:szCs w:val="22"/>
        </w:rPr>
        <w:t xml:space="preserve">. </w:t>
      </w:r>
      <w:proofErr w:type="spellStart"/>
      <w:r w:rsidR="00E0079C">
        <w:rPr>
          <w:rFonts w:asciiTheme="majorHAnsi" w:hAnsiTheme="majorHAnsi"/>
          <w:color w:val="auto"/>
          <w:sz w:val="22"/>
          <w:szCs w:val="22"/>
        </w:rPr>
        <w:t>Solynx</w:t>
      </w:r>
      <w:proofErr w:type="spellEnd"/>
      <w:r w:rsidR="00E0079C">
        <w:rPr>
          <w:rFonts w:asciiTheme="majorHAnsi" w:hAnsiTheme="majorHAnsi"/>
          <w:color w:val="auto"/>
          <w:sz w:val="22"/>
          <w:szCs w:val="22"/>
        </w:rPr>
        <w:t xml:space="preserve">, at its sole option, may engage contractors to provide Professional Services hereunder; provided that, as between </w:t>
      </w:r>
      <w:proofErr w:type="spellStart"/>
      <w:r w:rsidR="00E0079C">
        <w:rPr>
          <w:rFonts w:asciiTheme="majorHAnsi" w:hAnsiTheme="majorHAnsi"/>
          <w:color w:val="auto"/>
          <w:sz w:val="22"/>
          <w:szCs w:val="22"/>
        </w:rPr>
        <w:t>Solynx</w:t>
      </w:r>
      <w:proofErr w:type="spellEnd"/>
      <w:r w:rsidR="00E0079C">
        <w:rPr>
          <w:rFonts w:asciiTheme="majorHAnsi" w:hAnsiTheme="majorHAnsi"/>
          <w:color w:val="auto"/>
          <w:sz w:val="22"/>
          <w:szCs w:val="22"/>
        </w:rPr>
        <w:t xml:space="preserve"> and Customer, </w:t>
      </w:r>
      <w:proofErr w:type="spellStart"/>
      <w:r w:rsidR="00E0079C">
        <w:rPr>
          <w:rFonts w:asciiTheme="majorHAnsi" w:hAnsiTheme="majorHAnsi"/>
          <w:color w:val="auto"/>
          <w:sz w:val="22"/>
          <w:szCs w:val="22"/>
        </w:rPr>
        <w:t>Solynx</w:t>
      </w:r>
      <w:proofErr w:type="spellEnd"/>
      <w:r w:rsidR="00E0079C">
        <w:rPr>
          <w:rFonts w:asciiTheme="majorHAnsi" w:hAnsiTheme="majorHAnsi"/>
          <w:color w:val="auto"/>
          <w:sz w:val="22"/>
          <w:szCs w:val="22"/>
        </w:rPr>
        <w:t xml:space="preserve"> will be liable for the acts and </w:t>
      </w:r>
      <w:proofErr w:type="gramStart"/>
      <w:r w:rsidR="00E0079C">
        <w:rPr>
          <w:rFonts w:asciiTheme="majorHAnsi" w:hAnsiTheme="majorHAnsi"/>
          <w:color w:val="auto"/>
          <w:sz w:val="22"/>
          <w:szCs w:val="22"/>
        </w:rPr>
        <w:t>omissions</w:t>
      </w:r>
      <w:proofErr w:type="gramEnd"/>
      <w:r w:rsidR="00E0079C">
        <w:rPr>
          <w:rFonts w:asciiTheme="majorHAnsi" w:hAnsiTheme="majorHAnsi"/>
          <w:color w:val="auto"/>
          <w:sz w:val="22"/>
          <w:szCs w:val="22"/>
        </w:rPr>
        <w:t xml:space="preserve"> of all its personnel. </w:t>
      </w:r>
    </w:p>
    <w:p w14:paraId="680F2093" w14:textId="045985DC" w:rsidR="000E3686" w:rsidRPr="00EE7CAE" w:rsidRDefault="000E3686" w:rsidP="000E3686">
      <w:pPr>
        <w:pStyle w:val="Default"/>
        <w:spacing w:after="200"/>
        <w:rPr>
          <w:rFonts w:asciiTheme="majorHAnsi" w:hAnsiTheme="majorHAnsi"/>
          <w:sz w:val="22"/>
          <w:szCs w:val="22"/>
        </w:rPr>
      </w:pPr>
      <w:r>
        <w:rPr>
          <w:rFonts w:asciiTheme="majorHAnsi" w:hAnsiTheme="majorHAnsi"/>
          <w:b/>
          <w:bCs/>
          <w:color w:val="auto"/>
          <w:sz w:val="22"/>
          <w:szCs w:val="22"/>
        </w:rPr>
        <w:t>6</w:t>
      </w:r>
      <w:r w:rsidRPr="00EE7CAE">
        <w:rPr>
          <w:rFonts w:asciiTheme="majorHAnsi" w:hAnsiTheme="majorHAnsi"/>
          <w:b/>
          <w:bCs/>
          <w:color w:val="auto"/>
          <w:sz w:val="22"/>
          <w:szCs w:val="22"/>
        </w:rPr>
        <w:t xml:space="preserve">. </w:t>
      </w:r>
      <w:r w:rsidRPr="00F04BC1">
        <w:rPr>
          <w:rFonts w:asciiTheme="majorHAnsi" w:hAnsiTheme="majorHAnsi"/>
          <w:b/>
          <w:bCs/>
          <w:color w:val="auto"/>
          <w:sz w:val="22"/>
          <w:szCs w:val="22"/>
        </w:rPr>
        <w:t>Mutual</w:t>
      </w:r>
      <w:r w:rsidRPr="00EE7CAE">
        <w:rPr>
          <w:rFonts w:asciiTheme="majorHAnsi" w:hAnsiTheme="majorHAnsi"/>
          <w:b/>
          <w:bCs/>
          <w:color w:val="auto"/>
          <w:sz w:val="22"/>
          <w:szCs w:val="22"/>
        </w:rPr>
        <w:t xml:space="preserve"> Non-Solicitation/Non-Hire</w:t>
      </w:r>
      <w:r>
        <w:rPr>
          <w:rFonts w:asciiTheme="majorHAnsi" w:hAnsiTheme="majorHAnsi"/>
          <w:color w:val="auto"/>
          <w:sz w:val="22"/>
          <w:szCs w:val="22"/>
        </w:rPr>
        <w:t>. During</w:t>
      </w:r>
      <w:r w:rsidRPr="00EE7CAE">
        <w:rPr>
          <w:rFonts w:asciiTheme="majorHAnsi" w:hAnsiTheme="majorHAnsi"/>
          <w:color w:val="auto"/>
          <w:sz w:val="22"/>
          <w:szCs w:val="22"/>
        </w:rPr>
        <w:t xml:space="preserve"> the Term, </w:t>
      </w:r>
      <w:r>
        <w:rPr>
          <w:rFonts w:asciiTheme="majorHAnsi" w:hAnsiTheme="majorHAnsi"/>
          <w:color w:val="auto"/>
          <w:sz w:val="22"/>
          <w:szCs w:val="22"/>
        </w:rPr>
        <w:t>neither party</w:t>
      </w:r>
      <w:r w:rsidRPr="00EE7CAE">
        <w:rPr>
          <w:rFonts w:asciiTheme="majorHAnsi" w:hAnsiTheme="majorHAnsi"/>
          <w:color w:val="auto"/>
          <w:sz w:val="22"/>
          <w:szCs w:val="22"/>
        </w:rPr>
        <w:t xml:space="preserve"> will directly or indirectly solicit, employ or engage the services of any of the employees or contractors of </w:t>
      </w:r>
      <w:r>
        <w:rPr>
          <w:rFonts w:asciiTheme="majorHAnsi" w:hAnsiTheme="majorHAnsi"/>
          <w:color w:val="auto"/>
          <w:sz w:val="22"/>
          <w:szCs w:val="22"/>
        </w:rPr>
        <w:t>the other party</w:t>
      </w:r>
      <w:r w:rsidRPr="00EE7CAE">
        <w:rPr>
          <w:rFonts w:asciiTheme="majorHAnsi" w:hAnsiTheme="majorHAnsi"/>
          <w:color w:val="auto"/>
          <w:sz w:val="22"/>
          <w:szCs w:val="22"/>
        </w:rPr>
        <w:t xml:space="preserve"> </w:t>
      </w:r>
      <w:r>
        <w:rPr>
          <w:rFonts w:asciiTheme="majorHAnsi" w:hAnsiTheme="majorHAnsi"/>
          <w:color w:val="auto"/>
          <w:sz w:val="22"/>
          <w:szCs w:val="22"/>
        </w:rPr>
        <w:t xml:space="preserve">known to the soliciting/hiring party as a direct result of </w:t>
      </w:r>
      <w:r w:rsidRPr="00EE7CAE">
        <w:rPr>
          <w:rFonts w:asciiTheme="majorHAnsi" w:hAnsiTheme="majorHAnsi"/>
          <w:color w:val="auto"/>
          <w:sz w:val="22"/>
          <w:szCs w:val="22"/>
        </w:rPr>
        <w:t xml:space="preserve">this </w:t>
      </w:r>
      <w:r w:rsidR="00E0079C">
        <w:rPr>
          <w:rFonts w:asciiTheme="majorHAnsi" w:hAnsiTheme="majorHAnsi"/>
          <w:color w:val="auto"/>
          <w:sz w:val="22"/>
          <w:szCs w:val="22"/>
        </w:rPr>
        <w:t>PS Addendum</w:t>
      </w:r>
      <w:r w:rsidRPr="00EE7CAE">
        <w:rPr>
          <w:rFonts w:asciiTheme="majorHAnsi" w:hAnsiTheme="majorHAnsi"/>
          <w:color w:val="auto"/>
          <w:sz w:val="22"/>
          <w:szCs w:val="22"/>
        </w:rPr>
        <w:t xml:space="preserve"> without </w:t>
      </w:r>
      <w:r>
        <w:rPr>
          <w:rFonts w:asciiTheme="majorHAnsi" w:hAnsiTheme="majorHAnsi"/>
          <w:color w:val="auto"/>
          <w:sz w:val="22"/>
          <w:szCs w:val="22"/>
        </w:rPr>
        <w:t xml:space="preserve">the other party’s </w:t>
      </w:r>
      <w:r w:rsidRPr="00EE7CAE">
        <w:rPr>
          <w:rFonts w:asciiTheme="majorHAnsi" w:hAnsiTheme="majorHAnsi"/>
          <w:color w:val="auto"/>
          <w:sz w:val="22"/>
          <w:szCs w:val="22"/>
        </w:rPr>
        <w:t xml:space="preserve">prior written </w:t>
      </w:r>
      <w:r>
        <w:rPr>
          <w:rFonts w:asciiTheme="majorHAnsi" w:hAnsiTheme="majorHAnsi"/>
          <w:color w:val="auto"/>
          <w:sz w:val="22"/>
          <w:szCs w:val="22"/>
        </w:rPr>
        <w:t>consent</w:t>
      </w:r>
      <w:r w:rsidRPr="00EE7CAE">
        <w:rPr>
          <w:rFonts w:asciiTheme="majorHAnsi" w:hAnsiTheme="majorHAnsi"/>
          <w:color w:val="auto"/>
          <w:sz w:val="22"/>
          <w:szCs w:val="22"/>
        </w:rPr>
        <w:t>.</w:t>
      </w:r>
      <w:r>
        <w:rPr>
          <w:rFonts w:asciiTheme="majorHAnsi" w:hAnsiTheme="majorHAnsi"/>
          <w:color w:val="auto"/>
          <w:sz w:val="22"/>
          <w:szCs w:val="22"/>
        </w:rPr>
        <w:t xml:space="preserve"> </w:t>
      </w:r>
      <w:r w:rsidRPr="00986785">
        <w:rPr>
          <w:rFonts w:asciiTheme="majorHAnsi" w:hAnsiTheme="majorHAnsi"/>
          <w:sz w:val="22"/>
          <w:szCs w:val="22"/>
        </w:rPr>
        <w:t xml:space="preserve">Notwithstanding the foregoing, </w:t>
      </w:r>
      <w:r w:rsidR="00E0079C">
        <w:rPr>
          <w:rFonts w:asciiTheme="majorHAnsi" w:hAnsiTheme="majorHAnsi"/>
          <w:sz w:val="22"/>
          <w:szCs w:val="22"/>
        </w:rPr>
        <w:t xml:space="preserve">each party may freely </w:t>
      </w:r>
      <w:r w:rsidRPr="00986785">
        <w:rPr>
          <w:rFonts w:asciiTheme="majorHAnsi" w:hAnsiTheme="majorHAnsi"/>
          <w:sz w:val="22"/>
          <w:szCs w:val="22"/>
        </w:rPr>
        <w:t>conduct general recruiting activities, i.e., participati</w:t>
      </w:r>
      <w:r w:rsidR="00E0079C">
        <w:rPr>
          <w:rFonts w:asciiTheme="majorHAnsi" w:hAnsiTheme="majorHAnsi"/>
          <w:sz w:val="22"/>
          <w:szCs w:val="22"/>
        </w:rPr>
        <w:t>ng</w:t>
      </w:r>
      <w:r w:rsidRPr="00986785">
        <w:rPr>
          <w:rFonts w:asciiTheme="majorHAnsi" w:hAnsiTheme="majorHAnsi"/>
          <w:sz w:val="22"/>
          <w:szCs w:val="22"/>
        </w:rPr>
        <w:t xml:space="preserve"> in job fairs or publishing </w:t>
      </w:r>
      <w:r w:rsidR="00E0079C">
        <w:rPr>
          <w:rFonts w:asciiTheme="majorHAnsi" w:hAnsiTheme="majorHAnsi"/>
          <w:sz w:val="22"/>
          <w:szCs w:val="22"/>
        </w:rPr>
        <w:t xml:space="preserve">recruiting </w:t>
      </w:r>
      <w:r w:rsidRPr="00986785">
        <w:rPr>
          <w:rFonts w:asciiTheme="majorHAnsi" w:hAnsiTheme="majorHAnsi"/>
          <w:sz w:val="22"/>
          <w:szCs w:val="22"/>
        </w:rPr>
        <w:t>ad</w:t>
      </w:r>
      <w:r w:rsidR="00E0079C">
        <w:rPr>
          <w:rFonts w:asciiTheme="majorHAnsi" w:hAnsiTheme="majorHAnsi"/>
          <w:sz w:val="22"/>
          <w:szCs w:val="22"/>
        </w:rPr>
        <w:t>s</w:t>
      </w:r>
      <w:r w:rsidRPr="00986785">
        <w:rPr>
          <w:rFonts w:asciiTheme="majorHAnsi" w:hAnsiTheme="majorHAnsi"/>
          <w:sz w:val="22"/>
          <w:szCs w:val="22"/>
        </w:rPr>
        <w:t xml:space="preserve">, </w:t>
      </w:r>
      <w:r w:rsidR="00E0079C">
        <w:rPr>
          <w:rFonts w:asciiTheme="majorHAnsi" w:hAnsiTheme="majorHAnsi"/>
          <w:sz w:val="22"/>
          <w:szCs w:val="22"/>
        </w:rPr>
        <w:t>and hire or engage</w:t>
      </w:r>
      <w:r w:rsidRPr="00986785">
        <w:rPr>
          <w:rFonts w:asciiTheme="majorHAnsi" w:hAnsiTheme="majorHAnsi"/>
          <w:sz w:val="22"/>
          <w:szCs w:val="22"/>
        </w:rPr>
        <w:t xml:space="preserve"> anyone </w:t>
      </w:r>
      <w:r w:rsidR="00E0079C">
        <w:rPr>
          <w:rFonts w:asciiTheme="majorHAnsi" w:hAnsiTheme="majorHAnsi"/>
          <w:sz w:val="22"/>
          <w:szCs w:val="22"/>
        </w:rPr>
        <w:t xml:space="preserve">through such activities </w:t>
      </w:r>
      <w:r w:rsidRPr="00986785">
        <w:rPr>
          <w:rFonts w:asciiTheme="majorHAnsi" w:hAnsiTheme="majorHAnsi"/>
          <w:sz w:val="22"/>
          <w:szCs w:val="22"/>
        </w:rPr>
        <w:t xml:space="preserve">unless used by the </w:t>
      </w:r>
      <w:r>
        <w:rPr>
          <w:rFonts w:asciiTheme="majorHAnsi" w:hAnsiTheme="majorHAnsi"/>
          <w:sz w:val="22"/>
          <w:szCs w:val="22"/>
        </w:rPr>
        <w:t>soliciting/</w:t>
      </w:r>
      <w:r w:rsidRPr="00986785">
        <w:rPr>
          <w:rFonts w:asciiTheme="majorHAnsi" w:hAnsiTheme="majorHAnsi"/>
          <w:sz w:val="22"/>
          <w:szCs w:val="22"/>
        </w:rPr>
        <w:t>hiring party to circumvent this Section.</w:t>
      </w:r>
      <w:r>
        <w:rPr>
          <w:b/>
        </w:rPr>
        <w:t xml:space="preserve"> </w:t>
      </w:r>
      <w:r w:rsidRPr="00EE7CAE">
        <w:rPr>
          <w:rFonts w:asciiTheme="majorHAnsi" w:hAnsiTheme="majorHAnsi"/>
          <w:color w:val="auto"/>
          <w:sz w:val="22"/>
          <w:szCs w:val="22"/>
        </w:rPr>
        <w:t xml:space="preserve"> </w:t>
      </w:r>
      <w:r w:rsidRPr="00EE7CAE">
        <w:rPr>
          <w:rFonts w:asciiTheme="majorHAnsi" w:hAnsiTheme="majorHAnsi"/>
          <w:sz w:val="22"/>
          <w:szCs w:val="22"/>
        </w:rPr>
        <w:br w:type="page"/>
      </w:r>
    </w:p>
    <w:p w14:paraId="062DBB47" w14:textId="7F870EC8" w:rsidR="000470C2" w:rsidRPr="00DC2C70" w:rsidRDefault="000470C2" w:rsidP="00E1262D">
      <w:pPr>
        <w:pStyle w:val="Default"/>
        <w:pageBreakBefore/>
        <w:spacing w:after="120"/>
        <w:jc w:val="center"/>
        <w:outlineLvl w:val="0"/>
        <w:rPr>
          <w:rFonts w:asciiTheme="majorHAnsi" w:hAnsiTheme="majorHAnsi"/>
          <w:b/>
          <w:color w:val="auto"/>
          <w:sz w:val="22"/>
          <w:szCs w:val="22"/>
        </w:rPr>
      </w:pPr>
      <w:r w:rsidRPr="00DC2C70">
        <w:rPr>
          <w:rFonts w:asciiTheme="majorHAnsi" w:hAnsiTheme="majorHAnsi"/>
          <w:b/>
          <w:color w:val="auto"/>
          <w:sz w:val="22"/>
          <w:szCs w:val="22"/>
        </w:rPr>
        <w:lastRenderedPageBreak/>
        <w:t xml:space="preserve">Exhibit </w:t>
      </w:r>
      <w:r w:rsidR="00C120D5">
        <w:rPr>
          <w:rFonts w:asciiTheme="majorHAnsi" w:hAnsiTheme="majorHAnsi"/>
          <w:b/>
          <w:color w:val="auto"/>
          <w:sz w:val="22"/>
          <w:szCs w:val="22"/>
        </w:rPr>
        <w:t>B</w:t>
      </w:r>
      <w:r w:rsidRPr="00DC2C70">
        <w:rPr>
          <w:rFonts w:asciiTheme="majorHAnsi" w:hAnsiTheme="majorHAnsi"/>
          <w:b/>
          <w:color w:val="auto"/>
          <w:sz w:val="22"/>
          <w:szCs w:val="22"/>
        </w:rPr>
        <w:t xml:space="preserve"> – </w:t>
      </w:r>
      <w:r>
        <w:rPr>
          <w:rFonts w:asciiTheme="majorHAnsi" w:hAnsiTheme="majorHAnsi"/>
          <w:b/>
          <w:color w:val="auto"/>
          <w:sz w:val="22"/>
          <w:szCs w:val="22"/>
        </w:rPr>
        <w:t>Mutual Nondisclosure Addendum</w:t>
      </w:r>
    </w:p>
    <w:p w14:paraId="63A2164B" w14:textId="15748928" w:rsidR="00B05858" w:rsidRPr="00E1262D" w:rsidRDefault="00B05858" w:rsidP="00E1262D">
      <w:pPr>
        <w:spacing w:after="120"/>
        <w:rPr>
          <w:rFonts w:eastAsia="Times New Roman"/>
          <w:sz w:val="20"/>
          <w:szCs w:val="20"/>
        </w:rPr>
      </w:pPr>
      <w:r w:rsidRPr="00E1262D">
        <w:rPr>
          <w:rFonts w:eastAsia="Times New Roman"/>
          <w:sz w:val="20"/>
          <w:szCs w:val="20"/>
        </w:rPr>
        <w:t xml:space="preserve">1.   </w:t>
      </w:r>
      <w:r w:rsidR="00C120D5">
        <w:rPr>
          <w:rFonts w:eastAsia="Times New Roman"/>
          <w:sz w:val="20"/>
          <w:szCs w:val="20"/>
        </w:rPr>
        <w:t>In order to carry out the purposes of this Agreement, e</w:t>
      </w:r>
      <w:r w:rsidRPr="00E1262D">
        <w:rPr>
          <w:rFonts w:eastAsia="Times New Roman"/>
          <w:sz w:val="20"/>
          <w:szCs w:val="20"/>
        </w:rPr>
        <w:t>ach party</w:t>
      </w:r>
      <w:r w:rsidR="00C120D5">
        <w:rPr>
          <w:rFonts w:eastAsia="Times New Roman"/>
          <w:sz w:val="20"/>
          <w:szCs w:val="20"/>
        </w:rPr>
        <w:t xml:space="preserve"> to this Agreement</w:t>
      </w:r>
      <w:r w:rsidRPr="00E1262D">
        <w:rPr>
          <w:rFonts w:eastAsia="Times New Roman"/>
          <w:sz w:val="20"/>
          <w:szCs w:val="20"/>
        </w:rPr>
        <w:t xml:space="preserve"> ("Disclosing Party," as applicable) </w:t>
      </w:r>
      <w:r w:rsidR="00C120D5">
        <w:rPr>
          <w:rFonts w:eastAsia="Times New Roman"/>
          <w:sz w:val="20"/>
          <w:szCs w:val="20"/>
        </w:rPr>
        <w:t>may</w:t>
      </w:r>
      <w:r w:rsidRPr="00E1262D">
        <w:rPr>
          <w:rFonts w:eastAsia="Times New Roman"/>
          <w:sz w:val="20"/>
          <w:szCs w:val="20"/>
        </w:rPr>
        <w:t xml:space="preserve"> provide the other party ("Recipient," as applicable) with certain information or materials designated by the Disclosing Party as confidential and proprietary (collectively, "Confidential Information"), which may be disclosed in writing, verbally, graphically, or by inspection of tangible objects.  In addition, the terms of the Agreement constitute Confidential Information.</w:t>
      </w:r>
    </w:p>
    <w:p w14:paraId="5C3E1708" w14:textId="5CE8A8E8" w:rsidR="00B05858" w:rsidRPr="00E1262D" w:rsidRDefault="00B05858" w:rsidP="00B05858">
      <w:pPr>
        <w:spacing w:after="120"/>
        <w:rPr>
          <w:rFonts w:eastAsia="Times New Roman"/>
          <w:sz w:val="20"/>
          <w:szCs w:val="20"/>
        </w:rPr>
      </w:pPr>
      <w:r w:rsidRPr="00E1262D">
        <w:rPr>
          <w:rFonts w:eastAsia="Times New Roman"/>
          <w:sz w:val="20"/>
          <w:szCs w:val="20"/>
        </w:rPr>
        <w:t>2.  Recipient will maintain the Disclosing Party’s Confidential Information in confidence and will not (</w:t>
      </w:r>
      <w:proofErr w:type="spellStart"/>
      <w:r w:rsidRPr="00E1262D">
        <w:rPr>
          <w:rFonts w:eastAsia="Times New Roman"/>
          <w:sz w:val="20"/>
          <w:szCs w:val="20"/>
        </w:rPr>
        <w:t>i</w:t>
      </w:r>
      <w:proofErr w:type="spellEnd"/>
      <w:r w:rsidRPr="00E1262D">
        <w:rPr>
          <w:rFonts w:eastAsia="Times New Roman"/>
          <w:sz w:val="20"/>
          <w:szCs w:val="20"/>
        </w:rPr>
        <w:t xml:space="preserve">) use or exploit such Information except as necessary to perform its obligations or exercise its rights under the Agreement or (ii) disclose such Information to any third party other than those of its employees or consultants with a need to know such Information; provided that each such employee or consultant must execute or have executed an agreement under which they are fully bound by Recipient’s obligations hereunder. </w:t>
      </w:r>
      <w:proofErr w:type="gramStart"/>
      <w:r w:rsidRPr="00E1262D">
        <w:rPr>
          <w:rFonts w:eastAsia="Times New Roman"/>
          <w:sz w:val="20"/>
          <w:szCs w:val="20"/>
        </w:rPr>
        <w:t>Recipient</w:t>
      </w:r>
      <w:proofErr w:type="gramEnd"/>
      <w:r w:rsidRPr="00E1262D">
        <w:rPr>
          <w:rFonts w:eastAsia="Times New Roman"/>
          <w:sz w:val="20"/>
          <w:szCs w:val="20"/>
        </w:rPr>
        <w:t xml:space="preserve"> will not reverse </w:t>
      </w:r>
      <w:proofErr w:type="gramStart"/>
      <w:r w:rsidRPr="00E1262D">
        <w:rPr>
          <w:rFonts w:eastAsia="Times New Roman"/>
          <w:sz w:val="20"/>
          <w:szCs w:val="20"/>
        </w:rPr>
        <w:t>engineer</w:t>
      </w:r>
      <w:proofErr w:type="gramEnd"/>
      <w:r w:rsidRPr="00E1262D">
        <w:rPr>
          <w:rFonts w:eastAsia="Times New Roman"/>
          <w:sz w:val="20"/>
          <w:szCs w:val="20"/>
        </w:rPr>
        <w:t xml:space="preserve"> or disassemble any software or any tangible objects that embody or incorporate the Disclosing Party’s Confidential Information.  Recipient will (</w:t>
      </w:r>
      <w:proofErr w:type="spellStart"/>
      <w:r w:rsidRPr="00E1262D">
        <w:rPr>
          <w:rFonts w:eastAsia="Times New Roman"/>
          <w:sz w:val="20"/>
          <w:szCs w:val="20"/>
        </w:rPr>
        <w:t>i</w:t>
      </w:r>
      <w:proofErr w:type="spellEnd"/>
      <w:r w:rsidRPr="00E1262D">
        <w:rPr>
          <w:rFonts w:eastAsia="Times New Roman"/>
          <w:sz w:val="20"/>
          <w:szCs w:val="20"/>
        </w:rPr>
        <w:t>) retain the Disclosing Party’s proprietary notices, (ii) safeguard the Confidential Information with the same degree of care that it uses to protect its own confidential information and in no event less than a reasonable standard of care and (iii) immediately notify the Disclosing Party of any unauthorized use or disclosure of the Disclosing Party’s Confidential Information.</w:t>
      </w:r>
    </w:p>
    <w:p w14:paraId="55067B4D" w14:textId="023232C8" w:rsidR="00B05858" w:rsidRPr="00E1262D" w:rsidRDefault="00B05858" w:rsidP="00B05858">
      <w:pPr>
        <w:spacing w:after="120"/>
        <w:rPr>
          <w:rFonts w:eastAsia="Times New Roman"/>
          <w:sz w:val="20"/>
          <w:szCs w:val="20"/>
        </w:rPr>
      </w:pPr>
      <w:r w:rsidRPr="00E1262D">
        <w:rPr>
          <w:rFonts w:eastAsia="Times New Roman"/>
          <w:sz w:val="20"/>
          <w:szCs w:val="20"/>
        </w:rPr>
        <w:t>3.  This Agreement will not apply to any Confidential Information that (</w:t>
      </w:r>
      <w:proofErr w:type="spellStart"/>
      <w:r w:rsidRPr="00E1262D">
        <w:rPr>
          <w:rFonts w:eastAsia="Times New Roman"/>
          <w:sz w:val="20"/>
          <w:szCs w:val="20"/>
        </w:rPr>
        <w:t>i</w:t>
      </w:r>
      <w:proofErr w:type="spellEnd"/>
      <w:r w:rsidRPr="00E1262D">
        <w:rPr>
          <w:rFonts w:eastAsia="Times New Roman"/>
          <w:sz w:val="20"/>
          <w:szCs w:val="20"/>
        </w:rPr>
        <w:t>) is already lawfully in Recipient's possession (unless received pursuant to a nondisclosure agreement), (ii) becomes generally available to the public through no fault or breach of Recipient or a third-party breach of any obligation of confidentiality to the Disclosing Party, (iii) is disclosed to Recipient by a third party who may transfer or disclose such Information without restriction, (iv) is required to be disclosed by Recipient as a matter of law or judicial or governmental order; provided that Recipient will use all reasonable efforts to provide the Disclosing Party with an opportunity to appear and object to such disclosure, (v) is disclosed by Recipient with the Disclosing Party's approval or (vi) is independently developed by Recipient without any use of Confidential Information.</w:t>
      </w:r>
    </w:p>
    <w:p w14:paraId="74B51A4D" w14:textId="53A0CF13" w:rsidR="00B05858" w:rsidRPr="00E1262D" w:rsidRDefault="00B05858" w:rsidP="00B05858">
      <w:pPr>
        <w:spacing w:after="120"/>
        <w:rPr>
          <w:rFonts w:eastAsia="Times New Roman"/>
          <w:sz w:val="20"/>
          <w:szCs w:val="20"/>
        </w:rPr>
      </w:pPr>
      <w:r w:rsidRPr="00E1262D">
        <w:rPr>
          <w:rFonts w:eastAsia="Times New Roman"/>
          <w:sz w:val="20"/>
          <w:szCs w:val="20"/>
        </w:rPr>
        <w:t>4.   The Disclosing Party warrants that it has the right to disclose the Confidential Information to Recipient.  The Confidential Information disclosed hereunder remains the property of the Disclosing Party and no license or other rights in or to such Information, including rights under any trade secrets, copyrights, or patents, is granted to Recipient hereby.  EXCEPT AS OTHERWISE EXPRESSLY SET FORTH IN THE AGREEMENT, THE CONFIDENTIAL INFORMATION DISCLOSED HEREUNDER IS PROVIDED "AS IS" AND THE DISCLOSING PARTY MAKES NO REPRESENTATION OR WARRANTY AS TO ITS ACCURACY OR COMPLETENESS.</w:t>
      </w:r>
    </w:p>
    <w:p w14:paraId="62BEFA4D" w14:textId="789DAA72" w:rsidR="00B05858" w:rsidRPr="00E1262D" w:rsidRDefault="00B05858" w:rsidP="00B05858">
      <w:pPr>
        <w:spacing w:after="120"/>
        <w:rPr>
          <w:rFonts w:eastAsia="Times New Roman"/>
          <w:sz w:val="20"/>
          <w:szCs w:val="20"/>
        </w:rPr>
      </w:pPr>
      <w:r w:rsidRPr="00E1262D">
        <w:rPr>
          <w:rFonts w:eastAsia="Times New Roman"/>
          <w:sz w:val="20"/>
          <w:szCs w:val="20"/>
        </w:rPr>
        <w:t xml:space="preserve">5.   Recipient acknowledges that the Disclosing Party may suffer irreparable harm on any unauthorized disclosure of Confidential Information by Recipient.  Accordingly, on any breach hereof by Recipient, the Disclosing Party will be entitled to immediately seek equitable relief, including injunctive relief, in addition to any other remedies it may have at law or in equity. </w:t>
      </w:r>
    </w:p>
    <w:p w14:paraId="53953F67" w14:textId="4235788E" w:rsidR="00B05858" w:rsidRPr="00E1262D" w:rsidRDefault="00B05858" w:rsidP="00B05858">
      <w:pPr>
        <w:spacing w:after="120"/>
        <w:rPr>
          <w:sz w:val="20"/>
          <w:szCs w:val="20"/>
        </w:rPr>
      </w:pPr>
      <w:r w:rsidRPr="00E1262D">
        <w:rPr>
          <w:rFonts w:eastAsia="Times New Roman"/>
          <w:sz w:val="20"/>
          <w:szCs w:val="20"/>
        </w:rPr>
        <w:t xml:space="preserve">6.  On termination of the Agreement, Recipient will promptly return to the Disclosing Party or, with written confirmation to the Disclosing Party, destroy the Disclosing Party’s Confidential Information and will not retain any copies thereof. Recipient will hold the Disclosing Party’s Confidential Information in confidence for a period of five years after termination of the Agreement; </w:t>
      </w:r>
      <w:proofErr w:type="gramStart"/>
      <w:r w:rsidRPr="00E1262D">
        <w:rPr>
          <w:rFonts w:eastAsia="Times New Roman"/>
          <w:sz w:val="20"/>
          <w:szCs w:val="20"/>
        </w:rPr>
        <w:t>provided that</w:t>
      </w:r>
      <w:proofErr w:type="gramEnd"/>
      <w:r w:rsidRPr="00E1262D">
        <w:rPr>
          <w:rFonts w:eastAsia="Times New Roman"/>
          <w:sz w:val="20"/>
          <w:szCs w:val="20"/>
        </w:rPr>
        <w:t xml:space="preserve"> Recipient will protect the Disclosing Party’s trade secrets for as long as such Confidential Information remains a trade secret under California law. Notwithstanding the foregoing, Recipient will not be required to destroy or delete copies of any Confidential Information embedded in its electronic systems through routine backup processes, expressly subject to the Recipient’s ongoing obligations of confidentiality and non-use hereunder. </w:t>
      </w:r>
    </w:p>
    <w:p w14:paraId="1C9EEBF8" w14:textId="36B5FEF9" w:rsidR="00BB6846" w:rsidRPr="00E1262D" w:rsidRDefault="00B05858" w:rsidP="00BB6846">
      <w:pPr>
        <w:pStyle w:val="Default"/>
        <w:spacing w:after="120"/>
        <w:rPr>
          <w:rFonts w:asciiTheme="majorHAnsi" w:hAnsiTheme="majorHAnsi"/>
          <w:sz w:val="20"/>
          <w:szCs w:val="20"/>
        </w:rPr>
      </w:pPr>
      <w:r w:rsidRPr="00E1262D">
        <w:rPr>
          <w:rFonts w:asciiTheme="majorHAnsi" w:hAnsiTheme="majorHAnsi"/>
          <w:sz w:val="20"/>
          <w:szCs w:val="20"/>
        </w:rPr>
        <w:t xml:space="preserve">7.   </w:t>
      </w:r>
      <w:r w:rsidR="00F96365" w:rsidRPr="00E1262D">
        <w:rPr>
          <w:rFonts w:asciiTheme="majorHAnsi" w:hAnsiTheme="majorHAnsi"/>
          <w:sz w:val="20"/>
          <w:szCs w:val="20"/>
        </w:rPr>
        <w:t>For clarity, n</w:t>
      </w:r>
      <w:r w:rsidR="00DB3F33" w:rsidRPr="00E1262D">
        <w:rPr>
          <w:rFonts w:asciiTheme="majorHAnsi" w:hAnsiTheme="majorHAnsi"/>
          <w:sz w:val="20"/>
          <w:szCs w:val="20"/>
        </w:rPr>
        <w:t xml:space="preserve">otwithstanding the foregoing, </w:t>
      </w:r>
      <w:proofErr w:type="spellStart"/>
      <w:r w:rsidR="00BB6846" w:rsidRPr="00E1262D">
        <w:rPr>
          <w:rFonts w:asciiTheme="majorHAnsi" w:hAnsiTheme="majorHAnsi"/>
          <w:sz w:val="20"/>
          <w:szCs w:val="20"/>
        </w:rPr>
        <w:t>Solynx</w:t>
      </w:r>
      <w:proofErr w:type="spellEnd"/>
      <w:r w:rsidR="00BB6846" w:rsidRPr="00E1262D">
        <w:rPr>
          <w:rFonts w:asciiTheme="majorHAnsi" w:hAnsiTheme="majorHAnsi"/>
          <w:sz w:val="20"/>
          <w:szCs w:val="20"/>
        </w:rPr>
        <w:t xml:space="preserve"> may </w:t>
      </w:r>
      <w:r w:rsidR="00F96365" w:rsidRPr="00E1262D">
        <w:rPr>
          <w:rFonts w:asciiTheme="majorHAnsi" w:hAnsiTheme="majorHAnsi"/>
          <w:sz w:val="20"/>
          <w:szCs w:val="20"/>
        </w:rPr>
        <w:t xml:space="preserve">derive from the Service and </w:t>
      </w:r>
      <w:r w:rsidR="00BB6846" w:rsidRPr="00E1262D">
        <w:rPr>
          <w:rFonts w:asciiTheme="majorHAnsi" w:hAnsiTheme="majorHAnsi"/>
          <w:sz w:val="20"/>
          <w:szCs w:val="20"/>
        </w:rPr>
        <w:t xml:space="preserve">use aggregated statistical information (i.e., usage, </w:t>
      </w:r>
      <w:r w:rsidR="00DB3F33" w:rsidRPr="00E1262D">
        <w:rPr>
          <w:rFonts w:asciiTheme="majorHAnsi" w:hAnsiTheme="majorHAnsi"/>
          <w:sz w:val="20"/>
          <w:szCs w:val="20"/>
        </w:rPr>
        <w:t>u</w:t>
      </w:r>
      <w:r w:rsidR="00BB6846" w:rsidRPr="00E1262D">
        <w:rPr>
          <w:rFonts w:asciiTheme="majorHAnsi" w:hAnsiTheme="majorHAnsi"/>
          <w:sz w:val="20"/>
          <w:szCs w:val="20"/>
        </w:rPr>
        <w:t xml:space="preserve">ser traffic patterns) to enhance the Service, conform to industry best practices or offer its customers comparative data analysis or for any other legitimate commercial use; provided that such aggregated data does not include </w:t>
      </w:r>
      <w:r w:rsidR="00F96365" w:rsidRPr="00E1262D">
        <w:rPr>
          <w:rFonts w:asciiTheme="majorHAnsi" w:hAnsiTheme="majorHAnsi"/>
          <w:sz w:val="20"/>
          <w:szCs w:val="20"/>
        </w:rPr>
        <w:t>the</w:t>
      </w:r>
      <w:r w:rsidR="00BB6846" w:rsidRPr="00E1262D">
        <w:rPr>
          <w:rFonts w:asciiTheme="majorHAnsi" w:hAnsiTheme="majorHAnsi"/>
          <w:sz w:val="20"/>
          <w:szCs w:val="20"/>
        </w:rPr>
        <w:t xml:space="preserve"> personally-identifiable information or any other identifiable reference to Customer or </w:t>
      </w:r>
      <w:r w:rsidR="00F96365" w:rsidRPr="00E1262D">
        <w:rPr>
          <w:rFonts w:asciiTheme="majorHAnsi" w:hAnsiTheme="majorHAnsi"/>
          <w:sz w:val="20"/>
          <w:szCs w:val="20"/>
        </w:rPr>
        <w:t xml:space="preserve">any of </w:t>
      </w:r>
      <w:r w:rsidR="00BB6846" w:rsidRPr="00E1262D">
        <w:rPr>
          <w:rFonts w:asciiTheme="majorHAnsi" w:hAnsiTheme="majorHAnsi"/>
          <w:sz w:val="20"/>
          <w:szCs w:val="20"/>
        </w:rPr>
        <w:t xml:space="preserve">its </w:t>
      </w:r>
      <w:r w:rsidR="00DB3F33" w:rsidRPr="00E1262D">
        <w:rPr>
          <w:rFonts w:asciiTheme="majorHAnsi" w:hAnsiTheme="majorHAnsi"/>
          <w:sz w:val="20"/>
          <w:szCs w:val="20"/>
        </w:rPr>
        <w:t>u</w:t>
      </w:r>
      <w:r w:rsidR="00BB6846" w:rsidRPr="00E1262D">
        <w:rPr>
          <w:rFonts w:asciiTheme="majorHAnsi" w:hAnsiTheme="majorHAnsi"/>
          <w:sz w:val="20"/>
          <w:szCs w:val="20"/>
        </w:rPr>
        <w:t xml:space="preserve">sers. </w:t>
      </w:r>
    </w:p>
    <w:p w14:paraId="6BC4D7EE" w14:textId="6BF8D51C" w:rsidR="00D34658" w:rsidRPr="00EE7CAE" w:rsidRDefault="00E1262D" w:rsidP="00E1262D">
      <w:pPr>
        <w:pStyle w:val="Default"/>
        <w:spacing w:after="120"/>
        <w:rPr>
          <w:rFonts w:asciiTheme="majorHAnsi" w:hAnsiTheme="majorHAnsi"/>
          <w:sz w:val="22"/>
          <w:szCs w:val="22"/>
        </w:rPr>
      </w:pPr>
      <w:r w:rsidRPr="00E1262D">
        <w:rPr>
          <w:rFonts w:asciiTheme="majorHAnsi" w:hAnsiTheme="majorHAnsi"/>
          <w:sz w:val="20"/>
          <w:szCs w:val="20"/>
        </w:rPr>
        <w:t xml:space="preserve">8.  </w:t>
      </w:r>
      <w:r w:rsidRPr="00E1262D">
        <w:rPr>
          <w:rFonts w:ascii="Calibri" w:hAnsi="Calibri" w:cs="Calibri"/>
          <w:bCs/>
          <w:sz w:val="20"/>
          <w:szCs w:val="20"/>
        </w:rPr>
        <w:t>Pursuant to the Defend Trade Secrets Act of 2016, each party understands that, notwithstanding anything to the contrary in this Agreement, an individual may not be held criminally or civilly liable under any federal or state trade secret law for the disclosure of a trade secret that: (a) is made (</w:t>
      </w:r>
      <w:proofErr w:type="spellStart"/>
      <w:r w:rsidRPr="00E1262D">
        <w:rPr>
          <w:rFonts w:ascii="Calibri" w:hAnsi="Calibri" w:cs="Calibri"/>
          <w:bCs/>
          <w:sz w:val="20"/>
          <w:szCs w:val="20"/>
        </w:rPr>
        <w:t>i</w:t>
      </w:r>
      <w:proofErr w:type="spellEnd"/>
      <w:r w:rsidRPr="00E1262D">
        <w:rPr>
          <w:rFonts w:ascii="Calibri" w:hAnsi="Calibri" w:cs="Calibri"/>
          <w:bCs/>
          <w:sz w:val="20"/>
          <w:szCs w:val="20"/>
        </w:rPr>
        <w:t xml:space="preserve">) in confidence to a federal, state, or local government official, either directly or indirectly, or to an attorney; and (ii) solely for the purpose of reporting or investigating a suspected violation of law; or (b) is made in a complaint or other document that is filed under seal in a lawsuit or other proceeding. Further, an individual who files a lawsuit for retaliation by an employer for reporting a suspected violation of law may disclose the employer's trade secrets to the attorney and use the trade secret information in the court </w:t>
      </w:r>
      <w:r w:rsidRPr="00E1262D">
        <w:rPr>
          <w:rFonts w:ascii="Calibri" w:hAnsi="Calibri" w:cs="Calibri"/>
          <w:bCs/>
          <w:sz w:val="20"/>
          <w:szCs w:val="20"/>
        </w:rPr>
        <w:lastRenderedPageBreak/>
        <w:t>proceeding if the individual: (a) files any document containing the trade secret under seal; and (b) does not disclose the trade secret, except pursuant to court order.</w:t>
      </w:r>
    </w:p>
    <w:sectPr w:rsidR="00D34658" w:rsidRPr="00EE7CAE" w:rsidSect="000A508C">
      <w:pgSz w:w="11900" w:h="16840"/>
      <w:pgMar w:top="720" w:right="1080" w:bottom="720" w:left="1080" w:header="706" w:footer="706" w:gutter="0"/>
      <w:cols w:space="708"/>
      <w:docGrid w:linePitch="360"/>
      <w:sectPrChange w:id="14" w:author="Charlotte Salomon" w:date="2026-04-09T12:31:00Z" w16du:dateUtc="2026-04-09T19:31:00Z">
        <w:sectPr w:rsidR="00D34658" w:rsidRPr="00EE7CAE" w:rsidSect="000A508C">
          <w:pgMar w:top="1008" w:right="1008" w:bottom="864" w:left="1440" w:header="706" w:footer="706"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B8686" w14:textId="77777777" w:rsidR="00854473" w:rsidRDefault="00854473" w:rsidP="00B51EC4">
      <w:r>
        <w:separator/>
      </w:r>
    </w:p>
  </w:endnote>
  <w:endnote w:type="continuationSeparator" w:id="0">
    <w:p w14:paraId="5013C531" w14:textId="77777777" w:rsidR="00854473" w:rsidRDefault="00854473" w:rsidP="00B51E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1125454"/>
      <w:docPartObj>
        <w:docPartGallery w:val="Page Numbers (Bottom of Page)"/>
        <w:docPartUnique/>
      </w:docPartObj>
    </w:sdtPr>
    <w:sdtEndPr>
      <w:rPr>
        <w:sz w:val="21"/>
      </w:rPr>
    </w:sdtEndPr>
    <w:sdtContent>
      <w:p w14:paraId="56A65B17" w14:textId="77777777" w:rsidR="00F160B8" w:rsidRDefault="00F160B8">
        <w:pPr>
          <w:pStyle w:val="Footer"/>
          <w:jc w:val="right"/>
          <w:rPr>
            <w:ins w:id="5" w:author="Charlotte Salomon" w:date="2026-04-09T12:31:00Z" w16du:dateUtc="2026-04-09T19:31:00Z"/>
            <w:sz w:val="20"/>
            <w:szCs w:val="20"/>
            <w:rPrChange w:id="6" w:author="Unknown">
              <w:rPr>
                <w:ins w:id="7" w:author="Charlotte Salomon" w:date="2026-04-09T12:31:00Z" w16du:dateUtc="2026-04-09T19:31:00Z"/>
              </w:rPr>
            </w:rPrChange>
          </w:rPr>
        </w:pPr>
      </w:p>
      <w:p w14:paraId="6EB266C0" w14:textId="7F6B68F4" w:rsidR="002D0732" w:rsidRPr="00F160B8" w:rsidRDefault="00D1542C">
        <w:pPr>
          <w:pStyle w:val="Footer"/>
          <w:jc w:val="right"/>
          <w:rPr>
            <w:sz w:val="21"/>
            <w:rPrChange w:id="8" w:author="Charlotte Salomon" w:date="2026-04-09T12:31:00Z" w16du:dateUtc="2026-04-09T19:31:00Z">
              <w:rPr/>
            </w:rPrChange>
          </w:rPr>
        </w:pPr>
        <w:r w:rsidRPr="00F160B8">
          <w:rPr>
            <w:sz w:val="21"/>
            <w:rPrChange w:id="9" w:author="Charlotte Salomon" w:date="2026-04-09T12:31:00Z" w16du:dateUtc="2026-04-09T19:31:00Z">
              <w:rPr/>
            </w:rPrChange>
          </w:rPr>
          <w:fldChar w:fldCharType="begin"/>
        </w:r>
        <w:r w:rsidRPr="00F160B8">
          <w:rPr>
            <w:sz w:val="21"/>
            <w:rPrChange w:id="10" w:author="Charlotte Salomon" w:date="2026-04-09T12:31:00Z" w16du:dateUtc="2026-04-09T19:31:00Z">
              <w:rPr/>
            </w:rPrChange>
          </w:rPr>
          <w:instrText xml:space="preserve"> PAGE   \* MERGEFORMAT </w:instrText>
        </w:r>
        <w:r w:rsidRPr="00F160B8">
          <w:rPr>
            <w:sz w:val="21"/>
            <w:rPrChange w:id="11" w:author="Charlotte Salomon" w:date="2026-04-09T12:31:00Z" w16du:dateUtc="2026-04-09T19:31:00Z">
              <w:rPr/>
            </w:rPrChange>
          </w:rPr>
          <w:fldChar w:fldCharType="separate"/>
        </w:r>
        <w:r w:rsidR="007854A7" w:rsidRPr="00F160B8">
          <w:rPr>
            <w:sz w:val="21"/>
            <w:rPrChange w:id="12" w:author="Charlotte Salomon" w:date="2026-04-09T12:31:00Z" w16du:dateUtc="2026-04-09T19:31:00Z">
              <w:rPr/>
            </w:rPrChange>
          </w:rPr>
          <w:t>1</w:t>
        </w:r>
        <w:r w:rsidRPr="00F160B8">
          <w:rPr>
            <w:sz w:val="21"/>
            <w:rPrChange w:id="13" w:author="Charlotte Salomon" w:date="2026-04-09T12:31:00Z" w16du:dateUtc="2026-04-09T19:31:00Z">
              <w:rPr/>
            </w:rPrChange>
          </w:rPr>
          <w:fldChar w:fldCharType="end"/>
        </w:r>
      </w:p>
    </w:sdtContent>
  </w:sdt>
  <w:p w14:paraId="4D1CCA23" w14:textId="77777777" w:rsidR="002D0732" w:rsidRDefault="002D07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A16CC" w14:textId="77777777" w:rsidR="00854473" w:rsidRDefault="00854473" w:rsidP="00B51EC4">
      <w:r>
        <w:separator/>
      </w:r>
    </w:p>
  </w:footnote>
  <w:footnote w:type="continuationSeparator" w:id="0">
    <w:p w14:paraId="4D3D749B" w14:textId="77777777" w:rsidR="00854473" w:rsidRDefault="00854473" w:rsidP="00B51E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3C700" w14:textId="77777777" w:rsidR="008C4090" w:rsidRDefault="008C40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D"/>
    <w:multiLevelType w:val="multilevel"/>
    <w:tmpl w:val="25A449D8"/>
    <w:lvl w:ilvl="0">
      <w:start w:val="1"/>
      <w:numFmt w:val="decimal"/>
      <w:pStyle w:val="Legal2L1"/>
      <w:lvlText w:val="%1."/>
      <w:lvlJc w:val="left"/>
      <w:pPr>
        <w:tabs>
          <w:tab w:val="num" w:pos="720"/>
        </w:tabs>
      </w:pPr>
      <w:rPr>
        <w:rFonts w:ascii="Times New Roman" w:hAnsi="Times New Roman" w:cs="Times New Roman"/>
        <w:b/>
        <w:i w:val="0"/>
        <w:caps/>
        <w:smallCaps w:val="0"/>
        <w:strike w:val="0"/>
        <w:dstrike w:val="0"/>
        <w:vanish w:val="0"/>
        <w:color w:val="auto"/>
        <w:spacing w:val="0"/>
        <w:sz w:val="18"/>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egal2L2"/>
      <w:lvlText w:val="%1.%2"/>
      <w:lvlJc w:val="left"/>
      <w:pPr>
        <w:tabs>
          <w:tab w:val="num" w:pos="1620"/>
        </w:tabs>
        <w:ind w:firstLine="720"/>
      </w:pPr>
      <w:rPr>
        <w:rFonts w:ascii="Times New Roman" w:hAnsi="Times New Roman" w:cs="Times New Roman"/>
        <w:b/>
        <w:i w:val="0"/>
        <w:caps w:val="0"/>
        <w:smallCaps w:val="0"/>
        <w:strike w:val="0"/>
        <w:dstrike w:val="0"/>
        <w:vanish w:val="0"/>
        <w:color w:val="auto"/>
        <w:spacing w:val="0"/>
        <w:sz w:val="18"/>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Legal2L3"/>
      <w:lvlText w:val="(%3)"/>
      <w:lvlJc w:val="left"/>
      <w:pPr>
        <w:tabs>
          <w:tab w:val="num" w:pos="2160"/>
        </w:tabs>
        <w:ind w:firstLine="1440"/>
      </w:pPr>
      <w:rPr>
        <w:rFonts w:ascii="Times New Roman" w:hAnsi="Times New Roman" w:cs="Times New Roman"/>
        <w:b/>
        <w:i w:val="0"/>
        <w:caps w:val="0"/>
        <w:smallCaps w:val="0"/>
        <w:strike w:val="0"/>
        <w:dstrike w:val="0"/>
        <w:vanish w:val="0"/>
        <w:color w:val="auto"/>
        <w:spacing w:val="0"/>
        <w:sz w:val="18"/>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Legal2L4"/>
      <w:lvlText w:val="(%4)"/>
      <w:lvlJc w:val="left"/>
      <w:pPr>
        <w:tabs>
          <w:tab w:val="num" w:pos="2880"/>
        </w:tabs>
        <w:ind w:firstLine="2160"/>
      </w:pPr>
      <w:rPr>
        <w:rFonts w:ascii="Times New Roman" w:hAnsi="Times New Roman" w:cs="Times New Roman"/>
        <w:b/>
        <w:i w:val="0"/>
        <w:caps w:val="0"/>
        <w:smallCaps w:val="0"/>
        <w:strike w:val="0"/>
        <w:dstrike w:val="0"/>
        <w:vanish w:val="0"/>
        <w:color w:val="auto"/>
        <w:spacing w:val="0"/>
        <w:sz w:val="18"/>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Legal2L5"/>
      <w:lvlText w:val="(%5)"/>
      <w:lvlJc w:val="left"/>
      <w:pPr>
        <w:tabs>
          <w:tab w:val="num" w:pos="3600"/>
        </w:tabs>
        <w:ind w:firstLine="2880"/>
      </w:pPr>
      <w:rPr>
        <w:rFonts w:ascii="Times New Roman" w:hAnsi="Times New Roman" w:cs="Times New Roman"/>
        <w:b/>
        <w:i w:val="0"/>
        <w:caps w:val="0"/>
        <w:smallCaps w:val="0"/>
        <w:strike w:val="0"/>
        <w:dstrike w:val="0"/>
        <w:vanish w:val="0"/>
        <w:color w:val="auto"/>
        <w:spacing w:val="0"/>
        <w:sz w:val="18"/>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pStyle w:val="Legal2L6"/>
      <w:lvlText w:val="%6."/>
      <w:lvlJc w:val="left"/>
      <w:pPr>
        <w:tabs>
          <w:tab w:val="num" w:pos="4320"/>
        </w:tabs>
        <w:ind w:firstLine="3600"/>
      </w:pPr>
      <w:rPr>
        <w:rFonts w:ascii="Times New Roman" w:hAnsi="Times New Roman" w:cs="Times New Roman"/>
        <w:b/>
        <w:i w:val="0"/>
        <w:caps w:val="0"/>
        <w:smallCaps w:val="0"/>
        <w:strike w:val="0"/>
        <w:dstrike w:val="0"/>
        <w:vanish w:val="0"/>
        <w:color w:val="auto"/>
        <w:spacing w:val="0"/>
        <w:sz w:val="18"/>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pStyle w:val="Legal2L7"/>
      <w:lvlText w:val="%7."/>
      <w:lvlJc w:val="left"/>
      <w:pPr>
        <w:tabs>
          <w:tab w:val="num" w:pos="5040"/>
        </w:tabs>
        <w:ind w:firstLine="4320"/>
      </w:pPr>
      <w:rPr>
        <w:rFonts w:ascii="Times New Roman" w:hAnsi="Times New Roman" w:cs="Times New Roman"/>
        <w:b/>
        <w:i w:val="0"/>
        <w:caps w:val="0"/>
        <w:smallCaps w:val="0"/>
        <w:strike w:val="0"/>
        <w:dstrike w:val="0"/>
        <w:vanish w:val="0"/>
        <w:color w:val="auto"/>
        <w:spacing w:val="0"/>
        <w:sz w:val="18"/>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Legal2L8"/>
      <w:lvlText w:val="(%8)"/>
      <w:lvlJc w:val="left"/>
      <w:pPr>
        <w:tabs>
          <w:tab w:val="num" w:pos="1440"/>
        </w:tabs>
        <w:ind w:firstLine="720"/>
      </w:pPr>
      <w:rPr>
        <w:rFonts w:ascii="Times New Roman" w:hAnsi="Times New Roman" w:cs="Times New Roman"/>
        <w:b/>
        <w:i w:val="0"/>
        <w:caps w:val="0"/>
        <w:smallCaps w:val="0"/>
        <w:strike w:val="0"/>
        <w:dstrike w:val="0"/>
        <w:vanish w:val="0"/>
        <w:color w:val="auto"/>
        <w:spacing w:val="0"/>
        <w:sz w:val="18"/>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Legal2L9"/>
      <w:lvlText w:val="(%9)"/>
      <w:lvlJc w:val="left"/>
      <w:pPr>
        <w:tabs>
          <w:tab w:val="num" w:pos="2160"/>
        </w:tabs>
        <w:ind w:firstLine="1440"/>
      </w:pPr>
      <w:rPr>
        <w:rFonts w:ascii="Times New Roman" w:hAnsi="Times New Roman" w:cs="Times New Roman"/>
        <w:b/>
        <w:i w:val="0"/>
        <w:caps w:val="0"/>
        <w:smallCaps w:val="0"/>
        <w:strike w:val="0"/>
        <w:dstrike w:val="0"/>
        <w:vanish w:val="0"/>
        <w:color w:val="auto"/>
        <w:spacing w:val="0"/>
        <w:sz w:val="18"/>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01B66469"/>
    <w:multiLevelType w:val="hybridMultilevel"/>
    <w:tmpl w:val="A79E05E0"/>
    <w:lvl w:ilvl="0" w:tplc="8320E0D4">
      <w:start w:val="1"/>
      <w:numFmt w:val="lowerRoman"/>
      <w:lvlText w:val="(%1)"/>
      <w:lvlJc w:val="left"/>
      <w:pPr>
        <w:ind w:left="1080" w:hanging="72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C853F3"/>
    <w:multiLevelType w:val="hybridMultilevel"/>
    <w:tmpl w:val="91840E60"/>
    <w:lvl w:ilvl="0" w:tplc="D1BA6B9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F732D6"/>
    <w:multiLevelType w:val="multilevel"/>
    <w:tmpl w:val="71E02CF0"/>
    <w:lvl w:ilvl="0">
      <w:start w:val="8"/>
      <w:numFmt w:val="decimal"/>
      <w:lvlText w:val="%1"/>
      <w:lvlJc w:val="left"/>
      <w:pPr>
        <w:ind w:left="360" w:hanging="360"/>
      </w:pPr>
      <w:rPr>
        <w:rFonts w:hint="default"/>
        <w:b/>
        <w:u w:val="none"/>
      </w:rPr>
    </w:lvl>
    <w:lvl w:ilvl="1">
      <w:start w:val="1"/>
      <w:numFmt w:val="decimal"/>
      <w:lvlText w:val="%1.%2"/>
      <w:lvlJc w:val="left"/>
      <w:pPr>
        <w:ind w:left="720" w:hanging="360"/>
      </w:pPr>
      <w:rPr>
        <w:rFonts w:hint="default"/>
        <w:b/>
        <w:u w:val="none"/>
      </w:rPr>
    </w:lvl>
    <w:lvl w:ilvl="2">
      <w:start w:val="1"/>
      <w:numFmt w:val="decimal"/>
      <w:lvlText w:val="%1.%2.%3"/>
      <w:lvlJc w:val="left"/>
      <w:pPr>
        <w:ind w:left="1440" w:hanging="720"/>
      </w:pPr>
      <w:rPr>
        <w:rFonts w:hint="default"/>
        <w:b/>
        <w:u w:val="none"/>
      </w:rPr>
    </w:lvl>
    <w:lvl w:ilvl="3">
      <w:start w:val="1"/>
      <w:numFmt w:val="decimal"/>
      <w:lvlText w:val="%1.%2.%3.%4"/>
      <w:lvlJc w:val="left"/>
      <w:pPr>
        <w:ind w:left="1800" w:hanging="720"/>
      </w:pPr>
      <w:rPr>
        <w:rFonts w:hint="default"/>
        <w:u w:val="single"/>
      </w:rPr>
    </w:lvl>
    <w:lvl w:ilvl="4">
      <w:start w:val="1"/>
      <w:numFmt w:val="decimal"/>
      <w:lvlText w:val="%1.%2.%3.%4.%5"/>
      <w:lvlJc w:val="left"/>
      <w:pPr>
        <w:ind w:left="2520" w:hanging="1080"/>
      </w:pPr>
      <w:rPr>
        <w:rFonts w:hint="default"/>
        <w:u w:val="single"/>
      </w:rPr>
    </w:lvl>
    <w:lvl w:ilvl="5">
      <w:start w:val="1"/>
      <w:numFmt w:val="decimal"/>
      <w:lvlText w:val="%1.%2.%3.%4.%5.%6"/>
      <w:lvlJc w:val="left"/>
      <w:pPr>
        <w:ind w:left="2880" w:hanging="1080"/>
      </w:pPr>
      <w:rPr>
        <w:rFonts w:hint="default"/>
        <w:u w:val="single"/>
      </w:rPr>
    </w:lvl>
    <w:lvl w:ilvl="6">
      <w:start w:val="1"/>
      <w:numFmt w:val="decimal"/>
      <w:lvlText w:val="%1.%2.%3.%4.%5.%6.%7"/>
      <w:lvlJc w:val="left"/>
      <w:pPr>
        <w:ind w:left="3600" w:hanging="1440"/>
      </w:pPr>
      <w:rPr>
        <w:rFonts w:hint="default"/>
        <w:u w:val="single"/>
      </w:rPr>
    </w:lvl>
    <w:lvl w:ilvl="7">
      <w:start w:val="1"/>
      <w:numFmt w:val="decimal"/>
      <w:lvlText w:val="%1.%2.%3.%4.%5.%6.%7.%8"/>
      <w:lvlJc w:val="left"/>
      <w:pPr>
        <w:ind w:left="3960" w:hanging="1440"/>
      </w:pPr>
      <w:rPr>
        <w:rFonts w:hint="default"/>
        <w:u w:val="single"/>
      </w:rPr>
    </w:lvl>
    <w:lvl w:ilvl="8">
      <w:start w:val="1"/>
      <w:numFmt w:val="decimal"/>
      <w:lvlText w:val="%1.%2.%3.%4.%5.%6.%7.%8.%9"/>
      <w:lvlJc w:val="left"/>
      <w:pPr>
        <w:ind w:left="4320" w:hanging="1440"/>
      </w:pPr>
      <w:rPr>
        <w:rFonts w:hint="default"/>
        <w:u w:val="single"/>
      </w:rPr>
    </w:lvl>
  </w:abstractNum>
  <w:abstractNum w:abstractNumId="4" w15:restartNumberingAfterBreak="0">
    <w:nsid w:val="27757DF8"/>
    <w:multiLevelType w:val="hybridMultilevel"/>
    <w:tmpl w:val="68027284"/>
    <w:lvl w:ilvl="0" w:tplc="CC124318">
      <w:start w:val="1"/>
      <w:numFmt w:val="lowerRoman"/>
      <w:lvlText w:val="(%1)"/>
      <w:lvlJc w:val="left"/>
      <w:pPr>
        <w:ind w:left="1080" w:hanging="72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F46C03"/>
    <w:multiLevelType w:val="multilevel"/>
    <w:tmpl w:val="17AEC66C"/>
    <w:lvl w:ilvl="0">
      <w:start w:val="5"/>
      <w:numFmt w:val="decimal"/>
      <w:lvlText w:val="%1"/>
      <w:lvlJc w:val="left"/>
      <w:pPr>
        <w:ind w:left="360" w:hanging="360"/>
      </w:pPr>
      <w:rPr>
        <w:rFonts w:hint="default"/>
        <w:b/>
      </w:rPr>
    </w:lvl>
    <w:lvl w:ilvl="1">
      <w:start w:val="2"/>
      <w:numFmt w:val="decimal"/>
      <w:lvlText w:val="%1.%2"/>
      <w:lvlJc w:val="left"/>
      <w:pPr>
        <w:ind w:left="1800" w:hanging="360"/>
      </w:pPr>
      <w:rPr>
        <w:rFonts w:hint="default"/>
        <w:b/>
      </w:rPr>
    </w:lvl>
    <w:lvl w:ilvl="2">
      <w:start w:val="1"/>
      <w:numFmt w:val="decimal"/>
      <w:lvlText w:val="%1.%2.%3"/>
      <w:lvlJc w:val="left"/>
      <w:pPr>
        <w:ind w:left="3600" w:hanging="720"/>
      </w:pPr>
      <w:rPr>
        <w:rFonts w:hint="default"/>
        <w:b/>
      </w:rPr>
    </w:lvl>
    <w:lvl w:ilvl="3">
      <w:start w:val="1"/>
      <w:numFmt w:val="decimal"/>
      <w:lvlText w:val="%1.%2.%3.%4"/>
      <w:lvlJc w:val="left"/>
      <w:pPr>
        <w:ind w:left="5040" w:hanging="720"/>
      </w:pPr>
      <w:rPr>
        <w:rFonts w:hint="default"/>
        <w:b/>
      </w:rPr>
    </w:lvl>
    <w:lvl w:ilvl="4">
      <w:start w:val="1"/>
      <w:numFmt w:val="decimal"/>
      <w:lvlText w:val="%1.%2.%3.%4.%5"/>
      <w:lvlJc w:val="left"/>
      <w:pPr>
        <w:ind w:left="6840" w:hanging="1080"/>
      </w:pPr>
      <w:rPr>
        <w:rFonts w:hint="default"/>
        <w:b/>
      </w:rPr>
    </w:lvl>
    <w:lvl w:ilvl="5">
      <w:start w:val="1"/>
      <w:numFmt w:val="decimal"/>
      <w:lvlText w:val="%1.%2.%3.%4.%5.%6"/>
      <w:lvlJc w:val="left"/>
      <w:pPr>
        <w:ind w:left="8280" w:hanging="1080"/>
      </w:pPr>
      <w:rPr>
        <w:rFonts w:hint="default"/>
        <w:b/>
      </w:rPr>
    </w:lvl>
    <w:lvl w:ilvl="6">
      <w:start w:val="1"/>
      <w:numFmt w:val="decimal"/>
      <w:lvlText w:val="%1.%2.%3.%4.%5.%6.%7"/>
      <w:lvlJc w:val="left"/>
      <w:pPr>
        <w:ind w:left="10080" w:hanging="1440"/>
      </w:pPr>
      <w:rPr>
        <w:rFonts w:hint="default"/>
        <w:b/>
      </w:rPr>
    </w:lvl>
    <w:lvl w:ilvl="7">
      <w:start w:val="1"/>
      <w:numFmt w:val="decimal"/>
      <w:lvlText w:val="%1.%2.%3.%4.%5.%6.%7.%8"/>
      <w:lvlJc w:val="left"/>
      <w:pPr>
        <w:ind w:left="11520" w:hanging="1440"/>
      </w:pPr>
      <w:rPr>
        <w:rFonts w:hint="default"/>
        <w:b/>
      </w:rPr>
    </w:lvl>
    <w:lvl w:ilvl="8">
      <w:start w:val="1"/>
      <w:numFmt w:val="decimal"/>
      <w:lvlText w:val="%1.%2.%3.%4.%5.%6.%7.%8.%9"/>
      <w:lvlJc w:val="left"/>
      <w:pPr>
        <w:ind w:left="12960" w:hanging="1440"/>
      </w:pPr>
      <w:rPr>
        <w:rFonts w:hint="default"/>
        <w:b/>
      </w:rPr>
    </w:lvl>
  </w:abstractNum>
  <w:abstractNum w:abstractNumId="6" w15:restartNumberingAfterBreak="0">
    <w:nsid w:val="542D173B"/>
    <w:multiLevelType w:val="multilevel"/>
    <w:tmpl w:val="C7E2D1A4"/>
    <w:lvl w:ilvl="0">
      <w:start w:val="10"/>
      <w:numFmt w:val="decimal"/>
      <w:lvlText w:val="%1"/>
      <w:lvlJc w:val="left"/>
      <w:pPr>
        <w:ind w:left="375" w:hanging="375"/>
      </w:pPr>
      <w:rPr>
        <w:rFonts w:hint="default"/>
        <w:b/>
      </w:rPr>
    </w:lvl>
    <w:lvl w:ilvl="1">
      <w:start w:val="5"/>
      <w:numFmt w:val="decimal"/>
      <w:lvlText w:val="%1.%2"/>
      <w:lvlJc w:val="left"/>
      <w:pPr>
        <w:ind w:left="375" w:hanging="37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7" w15:restartNumberingAfterBreak="0">
    <w:nsid w:val="55810713"/>
    <w:multiLevelType w:val="multilevel"/>
    <w:tmpl w:val="24B6A484"/>
    <w:lvl w:ilvl="0">
      <w:start w:val="1"/>
      <w:numFmt w:val="decimal"/>
      <w:pStyle w:val="LegalLevel1"/>
      <w:lvlText w:val="%1."/>
      <w:lvlJc w:val="left"/>
      <w:pPr>
        <w:tabs>
          <w:tab w:val="num" w:pos="-139"/>
        </w:tabs>
        <w:ind w:left="-139" w:hanging="360"/>
      </w:pPr>
      <w:rPr>
        <w:rFonts w:cs="Times New Roman" w:hint="default"/>
      </w:rPr>
    </w:lvl>
    <w:lvl w:ilvl="1">
      <w:start w:val="1"/>
      <w:numFmt w:val="none"/>
      <w:pStyle w:val="LegalLevel2"/>
      <w:lvlText w:val="4.3"/>
      <w:lvlJc w:val="left"/>
      <w:pPr>
        <w:tabs>
          <w:tab w:val="num" w:pos="1350"/>
        </w:tabs>
        <w:ind w:left="1350" w:hanging="720"/>
      </w:pPr>
      <w:rPr>
        <w:rFonts w:cs="Times New Roman" w:hint="default"/>
      </w:rPr>
    </w:lvl>
    <w:lvl w:ilvl="2">
      <w:start w:val="1"/>
      <w:numFmt w:val="decimal"/>
      <w:pStyle w:val="LegalLevel3"/>
      <w:lvlText w:val="%1.%2.%3"/>
      <w:lvlJc w:val="left"/>
      <w:pPr>
        <w:tabs>
          <w:tab w:val="num" w:pos="1661"/>
        </w:tabs>
        <w:ind w:left="1661" w:hanging="1080"/>
      </w:pPr>
      <w:rPr>
        <w:rFonts w:cs="Times New Roman" w:hint="default"/>
      </w:rPr>
    </w:lvl>
    <w:lvl w:ilvl="3">
      <w:start w:val="1"/>
      <w:numFmt w:val="decimal"/>
      <w:pStyle w:val="LegalLevel4"/>
      <w:lvlText w:val="%1.%2.%3.%4"/>
      <w:lvlJc w:val="left"/>
      <w:pPr>
        <w:tabs>
          <w:tab w:val="num" w:pos="2741"/>
        </w:tabs>
        <w:ind w:left="2741" w:hanging="1080"/>
      </w:pPr>
      <w:rPr>
        <w:rFonts w:cs="Times New Roman" w:hint="default"/>
      </w:rPr>
    </w:lvl>
    <w:lvl w:ilvl="4">
      <w:start w:val="1"/>
      <w:numFmt w:val="decimal"/>
      <w:lvlText w:val="%1.%2.%3.%4.%5."/>
      <w:lvlJc w:val="left"/>
      <w:pPr>
        <w:tabs>
          <w:tab w:val="num" w:pos="2741"/>
        </w:tabs>
        <w:ind w:left="1733" w:hanging="792"/>
      </w:pPr>
      <w:rPr>
        <w:rFonts w:cs="Times New Roman" w:hint="default"/>
      </w:rPr>
    </w:lvl>
    <w:lvl w:ilvl="5">
      <w:start w:val="1"/>
      <w:numFmt w:val="decimal"/>
      <w:lvlText w:val="%1.%2.%3.%4.%5.%6."/>
      <w:lvlJc w:val="left"/>
      <w:pPr>
        <w:tabs>
          <w:tab w:val="num" w:pos="3461"/>
        </w:tabs>
        <w:ind w:left="2237" w:hanging="936"/>
      </w:pPr>
      <w:rPr>
        <w:rFonts w:cs="Times New Roman" w:hint="default"/>
      </w:rPr>
    </w:lvl>
    <w:lvl w:ilvl="6">
      <w:start w:val="1"/>
      <w:numFmt w:val="decimal"/>
      <w:lvlText w:val="%1.%2.%3.%4.%5.%6.%7."/>
      <w:lvlJc w:val="left"/>
      <w:pPr>
        <w:tabs>
          <w:tab w:val="num" w:pos="4181"/>
        </w:tabs>
        <w:ind w:left="2741" w:hanging="1080"/>
      </w:pPr>
      <w:rPr>
        <w:rFonts w:cs="Times New Roman" w:hint="default"/>
      </w:rPr>
    </w:lvl>
    <w:lvl w:ilvl="7">
      <w:start w:val="1"/>
      <w:numFmt w:val="decimal"/>
      <w:lvlText w:val="%1.%2.%3.%4.%5.%6.%7.%8."/>
      <w:lvlJc w:val="left"/>
      <w:pPr>
        <w:tabs>
          <w:tab w:val="num" w:pos="4901"/>
        </w:tabs>
        <w:ind w:left="3245" w:hanging="1224"/>
      </w:pPr>
      <w:rPr>
        <w:rFonts w:cs="Times New Roman" w:hint="default"/>
      </w:rPr>
    </w:lvl>
    <w:lvl w:ilvl="8">
      <w:start w:val="1"/>
      <w:numFmt w:val="decimal"/>
      <w:lvlText w:val="%1.%2.%3.%4.%5.%6.%7.%8.%9."/>
      <w:lvlJc w:val="left"/>
      <w:pPr>
        <w:tabs>
          <w:tab w:val="num" w:pos="5261"/>
        </w:tabs>
        <w:ind w:left="3821" w:hanging="1440"/>
      </w:pPr>
      <w:rPr>
        <w:rFonts w:cs="Times New Roman" w:hint="default"/>
      </w:rPr>
    </w:lvl>
  </w:abstractNum>
  <w:abstractNum w:abstractNumId="8" w15:restartNumberingAfterBreak="0">
    <w:nsid w:val="55DD4C88"/>
    <w:multiLevelType w:val="multilevel"/>
    <w:tmpl w:val="1FC8B852"/>
    <w:lvl w:ilvl="0">
      <w:start w:val="1"/>
      <w:numFmt w:val="decimal"/>
      <w:lvlText w:val="SECTION %1"/>
      <w:lvlJc w:val="left"/>
      <w:pPr>
        <w:ind w:left="720" w:hanging="720"/>
      </w:pPr>
      <w:rPr>
        <w:rFonts w:ascii="Calibri" w:hAnsi="Calibri" w:cs="Times New Roman" w:hint="default"/>
        <w:b/>
        <w:i w:val="0"/>
        <w:sz w:val="22"/>
      </w:rPr>
    </w:lvl>
    <w:lvl w:ilvl="1">
      <w:start w:val="1"/>
      <w:numFmt w:val="lowerLetter"/>
      <w:lvlText w:val="(%2)"/>
      <w:lvlJc w:val="left"/>
      <w:pPr>
        <w:ind w:left="900" w:hanging="720"/>
      </w:pPr>
      <w:rPr>
        <w:rFonts w:ascii="Calibri" w:hAnsi="Calibri" w:cs="Times New Roman" w:hint="default"/>
        <w:b/>
        <w:i w:val="0"/>
        <w:sz w:val="22"/>
      </w:rPr>
    </w:lvl>
    <w:lvl w:ilvl="2">
      <w:start w:val="1"/>
      <w:numFmt w:val="decimal"/>
      <w:lvlText w:val="(%3)"/>
      <w:lvlJc w:val="left"/>
      <w:pPr>
        <w:ind w:left="1430" w:hanging="720"/>
      </w:pPr>
      <w:rPr>
        <w:rFonts w:ascii="Calibri" w:eastAsia="Times New Roman" w:hAnsi="Calibri" w:cs="Times New Roman"/>
        <w:b w:val="0"/>
        <w:i w:val="0"/>
        <w:sz w:val="22"/>
      </w:rPr>
    </w:lvl>
    <w:lvl w:ilvl="3">
      <w:start w:val="1"/>
      <w:numFmt w:val="lowerRoman"/>
      <w:lvlText w:val="(%4)"/>
      <w:lvlJc w:val="left"/>
      <w:pPr>
        <w:ind w:left="1778" w:hanging="360"/>
      </w:pPr>
      <w:rPr>
        <w:rFonts w:cs="Times New Roman" w:hint="default"/>
        <w:b w:val="0"/>
        <w:i w:val="0"/>
        <w:color w:val="auto"/>
        <w:sz w:val="22"/>
      </w:rPr>
    </w:lvl>
    <w:lvl w:ilvl="4">
      <w:start w:val="1"/>
      <w:numFmt w:val="bullet"/>
      <w:lvlText w:val=""/>
      <w:lvlJc w:val="left"/>
      <w:pPr>
        <w:ind w:left="1800" w:hanging="360"/>
      </w:pPr>
      <w:rPr>
        <w:rFonts w:ascii="Symbol" w:hAnsi="Symbol"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9" w15:restartNumberingAfterBreak="0">
    <w:nsid w:val="63E211EA"/>
    <w:multiLevelType w:val="multilevel"/>
    <w:tmpl w:val="9F9A6EAA"/>
    <w:lvl w:ilvl="0">
      <w:start w:val="1"/>
      <w:numFmt w:val="decimal"/>
      <w:lvlText w:val="%1"/>
      <w:lvlJc w:val="left"/>
      <w:pPr>
        <w:ind w:left="360" w:hanging="360"/>
      </w:pPr>
      <w:rPr>
        <w:rFonts w:hint="default"/>
        <w:u w:val="single"/>
      </w:rPr>
    </w:lvl>
    <w:lvl w:ilvl="1">
      <w:start w:val="1"/>
      <w:numFmt w:val="decimal"/>
      <w:lvlText w:val="%1.%2"/>
      <w:lvlJc w:val="left"/>
      <w:pPr>
        <w:ind w:left="1260" w:hanging="360"/>
      </w:pPr>
      <w:rPr>
        <w:rFonts w:hint="default"/>
        <w:u w:val="none"/>
      </w:rPr>
    </w:lvl>
    <w:lvl w:ilvl="2">
      <w:start w:val="1"/>
      <w:numFmt w:val="decimal"/>
      <w:lvlText w:val="%1.%2.%3"/>
      <w:lvlJc w:val="left"/>
      <w:pPr>
        <w:ind w:left="5040" w:hanging="720"/>
      </w:pPr>
      <w:rPr>
        <w:rFonts w:hint="default"/>
        <w:u w:val="none"/>
      </w:rPr>
    </w:lvl>
    <w:lvl w:ilvl="3">
      <w:start w:val="1"/>
      <w:numFmt w:val="decimal"/>
      <w:lvlText w:val="%1.%2.%3.%4"/>
      <w:lvlJc w:val="left"/>
      <w:pPr>
        <w:ind w:left="7200" w:hanging="720"/>
      </w:pPr>
      <w:rPr>
        <w:rFonts w:hint="default"/>
        <w:u w:val="single"/>
      </w:rPr>
    </w:lvl>
    <w:lvl w:ilvl="4">
      <w:start w:val="1"/>
      <w:numFmt w:val="decimal"/>
      <w:lvlText w:val="%1.%2.%3.%4.%5"/>
      <w:lvlJc w:val="left"/>
      <w:pPr>
        <w:ind w:left="9720" w:hanging="1080"/>
      </w:pPr>
      <w:rPr>
        <w:rFonts w:hint="default"/>
        <w:u w:val="single"/>
      </w:rPr>
    </w:lvl>
    <w:lvl w:ilvl="5">
      <w:start w:val="1"/>
      <w:numFmt w:val="decimal"/>
      <w:lvlText w:val="%1.%2.%3.%4.%5.%6"/>
      <w:lvlJc w:val="left"/>
      <w:pPr>
        <w:ind w:left="11880" w:hanging="1080"/>
      </w:pPr>
      <w:rPr>
        <w:rFonts w:hint="default"/>
        <w:u w:val="single"/>
      </w:rPr>
    </w:lvl>
    <w:lvl w:ilvl="6">
      <w:start w:val="1"/>
      <w:numFmt w:val="decimal"/>
      <w:lvlText w:val="%1.%2.%3.%4.%5.%6.%7"/>
      <w:lvlJc w:val="left"/>
      <w:pPr>
        <w:ind w:left="14400" w:hanging="1440"/>
      </w:pPr>
      <w:rPr>
        <w:rFonts w:hint="default"/>
        <w:u w:val="single"/>
      </w:rPr>
    </w:lvl>
    <w:lvl w:ilvl="7">
      <w:start w:val="1"/>
      <w:numFmt w:val="decimal"/>
      <w:lvlText w:val="%1.%2.%3.%4.%5.%6.%7.%8"/>
      <w:lvlJc w:val="left"/>
      <w:pPr>
        <w:ind w:left="16560" w:hanging="1440"/>
      </w:pPr>
      <w:rPr>
        <w:rFonts w:hint="default"/>
        <w:u w:val="single"/>
      </w:rPr>
    </w:lvl>
    <w:lvl w:ilvl="8">
      <w:start w:val="1"/>
      <w:numFmt w:val="decimal"/>
      <w:lvlText w:val="%1.%2.%3.%4.%5.%6.%7.%8.%9"/>
      <w:lvlJc w:val="left"/>
      <w:pPr>
        <w:ind w:left="19080" w:hanging="1800"/>
      </w:pPr>
      <w:rPr>
        <w:rFonts w:hint="default"/>
        <w:u w:val="single"/>
      </w:rPr>
    </w:lvl>
  </w:abstractNum>
  <w:abstractNum w:abstractNumId="10" w15:restartNumberingAfterBreak="0">
    <w:nsid w:val="67556851"/>
    <w:multiLevelType w:val="hybridMultilevel"/>
    <w:tmpl w:val="E7F081EC"/>
    <w:lvl w:ilvl="0" w:tplc="CB180F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611F02"/>
    <w:multiLevelType w:val="multilevel"/>
    <w:tmpl w:val="1FC8B852"/>
    <w:lvl w:ilvl="0">
      <w:start w:val="1"/>
      <w:numFmt w:val="decimal"/>
      <w:lvlText w:val="SECTION %1"/>
      <w:lvlJc w:val="left"/>
      <w:pPr>
        <w:ind w:left="720" w:hanging="720"/>
      </w:pPr>
      <w:rPr>
        <w:rFonts w:ascii="Calibri" w:hAnsi="Calibri" w:cs="Times New Roman" w:hint="default"/>
        <w:b/>
        <w:i w:val="0"/>
        <w:sz w:val="22"/>
      </w:rPr>
    </w:lvl>
    <w:lvl w:ilvl="1">
      <w:start w:val="1"/>
      <w:numFmt w:val="lowerLetter"/>
      <w:lvlText w:val="(%2)"/>
      <w:lvlJc w:val="left"/>
      <w:pPr>
        <w:ind w:left="900" w:hanging="720"/>
      </w:pPr>
      <w:rPr>
        <w:rFonts w:ascii="Calibri" w:hAnsi="Calibri" w:cs="Times New Roman" w:hint="default"/>
        <w:b/>
        <w:i w:val="0"/>
        <w:sz w:val="22"/>
      </w:rPr>
    </w:lvl>
    <w:lvl w:ilvl="2">
      <w:start w:val="1"/>
      <w:numFmt w:val="decimal"/>
      <w:lvlText w:val="(%3)"/>
      <w:lvlJc w:val="left"/>
      <w:pPr>
        <w:ind w:left="1430" w:hanging="720"/>
      </w:pPr>
      <w:rPr>
        <w:rFonts w:ascii="Calibri" w:eastAsia="Times New Roman" w:hAnsi="Calibri" w:cs="Times New Roman"/>
        <w:b w:val="0"/>
        <w:i w:val="0"/>
        <w:sz w:val="22"/>
      </w:rPr>
    </w:lvl>
    <w:lvl w:ilvl="3">
      <w:start w:val="1"/>
      <w:numFmt w:val="lowerRoman"/>
      <w:lvlText w:val="(%4)"/>
      <w:lvlJc w:val="left"/>
      <w:pPr>
        <w:ind w:left="1778" w:hanging="360"/>
      </w:pPr>
      <w:rPr>
        <w:rFonts w:cs="Times New Roman" w:hint="default"/>
        <w:b w:val="0"/>
        <w:i w:val="0"/>
        <w:color w:val="auto"/>
        <w:sz w:val="22"/>
      </w:rPr>
    </w:lvl>
    <w:lvl w:ilvl="4">
      <w:start w:val="1"/>
      <w:numFmt w:val="bullet"/>
      <w:lvlText w:val=""/>
      <w:lvlJc w:val="left"/>
      <w:pPr>
        <w:ind w:left="1800" w:hanging="360"/>
      </w:pPr>
      <w:rPr>
        <w:rFonts w:ascii="Symbol" w:hAnsi="Symbol"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12" w15:restartNumberingAfterBreak="0">
    <w:nsid w:val="768B0C70"/>
    <w:multiLevelType w:val="hybridMultilevel"/>
    <w:tmpl w:val="25A8FDDE"/>
    <w:lvl w:ilvl="0" w:tplc="D9E85494">
      <w:start w:val="1"/>
      <w:numFmt w:val="lowerRoman"/>
      <w:lvlText w:val="(%1)"/>
      <w:lvlJc w:val="left"/>
      <w:pPr>
        <w:ind w:left="2741" w:hanging="360"/>
      </w:pPr>
      <w:rPr>
        <w:rFonts w:ascii="Times New Roman" w:hAnsi="Times New Roman" w:cs="Times New Roman" w:hint="default"/>
      </w:rPr>
    </w:lvl>
    <w:lvl w:ilvl="1" w:tplc="04090019" w:tentative="1">
      <w:start w:val="1"/>
      <w:numFmt w:val="lowerLetter"/>
      <w:lvlText w:val="%2."/>
      <w:lvlJc w:val="left"/>
      <w:pPr>
        <w:ind w:left="3461" w:hanging="360"/>
      </w:pPr>
    </w:lvl>
    <w:lvl w:ilvl="2" w:tplc="0409001B" w:tentative="1">
      <w:start w:val="1"/>
      <w:numFmt w:val="lowerRoman"/>
      <w:lvlText w:val="%3."/>
      <w:lvlJc w:val="right"/>
      <w:pPr>
        <w:ind w:left="4181" w:hanging="180"/>
      </w:pPr>
    </w:lvl>
    <w:lvl w:ilvl="3" w:tplc="0409000F" w:tentative="1">
      <w:start w:val="1"/>
      <w:numFmt w:val="decimal"/>
      <w:lvlText w:val="%4."/>
      <w:lvlJc w:val="left"/>
      <w:pPr>
        <w:ind w:left="4901" w:hanging="360"/>
      </w:pPr>
    </w:lvl>
    <w:lvl w:ilvl="4" w:tplc="04090019" w:tentative="1">
      <w:start w:val="1"/>
      <w:numFmt w:val="lowerLetter"/>
      <w:lvlText w:val="%5."/>
      <w:lvlJc w:val="left"/>
      <w:pPr>
        <w:ind w:left="5621" w:hanging="360"/>
      </w:pPr>
    </w:lvl>
    <w:lvl w:ilvl="5" w:tplc="0409001B" w:tentative="1">
      <w:start w:val="1"/>
      <w:numFmt w:val="lowerRoman"/>
      <w:lvlText w:val="%6."/>
      <w:lvlJc w:val="right"/>
      <w:pPr>
        <w:ind w:left="6341" w:hanging="180"/>
      </w:pPr>
    </w:lvl>
    <w:lvl w:ilvl="6" w:tplc="0409000F" w:tentative="1">
      <w:start w:val="1"/>
      <w:numFmt w:val="decimal"/>
      <w:lvlText w:val="%7."/>
      <w:lvlJc w:val="left"/>
      <w:pPr>
        <w:ind w:left="7061" w:hanging="360"/>
      </w:pPr>
    </w:lvl>
    <w:lvl w:ilvl="7" w:tplc="04090019" w:tentative="1">
      <w:start w:val="1"/>
      <w:numFmt w:val="lowerLetter"/>
      <w:lvlText w:val="%8."/>
      <w:lvlJc w:val="left"/>
      <w:pPr>
        <w:ind w:left="7781" w:hanging="360"/>
      </w:pPr>
    </w:lvl>
    <w:lvl w:ilvl="8" w:tplc="0409001B" w:tentative="1">
      <w:start w:val="1"/>
      <w:numFmt w:val="lowerRoman"/>
      <w:lvlText w:val="%9."/>
      <w:lvlJc w:val="right"/>
      <w:pPr>
        <w:ind w:left="8501" w:hanging="180"/>
      </w:pPr>
    </w:lvl>
  </w:abstractNum>
  <w:num w:numId="1" w16cid:durableId="1525443035">
    <w:abstractNumId w:val="0"/>
  </w:num>
  <w:num w:numId="2" w16cid:durableId="23604719">
    <w:abstractNumId w:val="5"/>
  </w:num>
  <w:num w:numId="3" w16cid:durableId="437717663">
    <w:abstractNumId w:val="3"/>
  </w:num>
  <w:num w:numId="4" w16cid:durableId="548688023">
    <w:abstractNumId w:val="8"/>
  </w:num>
  <w:num w:numId="5" w16cid:durableId="510334098">
    <w:abstractNumId w:val="11"/>
  </w:num>
  <w:num w:numId="6" w16cid:durableId="862088575">
    <w:abstractNumId w:val="6"/>
  </w:num>
  <w:num w:numId="7" w16cid:durableId="1441877663">
    <w:abstractNumId w:val="7"/>
  </w:num>
  <w:num w:numId="8" w16cid:durableId="1819376988">
    <w:abstractNumId w:val="9"/>
  </w:num>
  <w:num w:numId="9" w16cid:durableId="1833833069">
    <w:abstractNumId w:val="2"/>
  </w:num>
  <w:num w:numId="10" w16cid:durableId="1598446525">
    <w:abstractNumId w:val="1"/>
  </w:num>
  <w:num w:numId="11" w16cid:durableId="1793984905">
    <w:abstractNumId w:val="10"/>
  </w:num>
  <w:num w:numId="12" w16cid:durableId="1265648182">
    <w:abstractNumId w:val="4"/>
  </w:num>
  <w:num w:numId="13" w16cid:durableId="1144589566">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arlotte Salomon">
    <w15:presenceInfo w15:providerId="Windows Live" w15:userId="f97faac94efafa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61F"/>
    <w:rsid w:val="00000B9B"/>
    <w:rsid w:val="00043BA1"/>
    <w:rsid w:val="000470C2"/>
    <w:rsid w:val="00047C84"/>
    <w:rsid w:val="00047F58"/>
    <w:rsid w:val="00056DEC"/>
    <w:rsid w:val="0005748A"/>
    <w:rsid w:val="00071694"/>
    <w:rsid w:val="0007457D"/>
    <w:rsid w:val="000765A5"/>
    <w:rsid w:val="00076681"/>
    <w:rsid w:val="000829DE"/>
    <w:rsid w:val="00083B94"/>
    <w:rsid w:val="00085568"/>
    <w:rsid w:val="0009340E"/>
    <w:rsid w:val="00093443"/>
    <w:rsid w:val="000A508C"/>
    <w:rsid w:val="000A5F00"/>
    <w:rsid w:val="000C5964"/>
    <w:rsid w:val="000D5132"/>
    <w:rsid w:val="000D6D16"/>
    <w:rsid w:val="000E1373"/>
    <w:rsid w:val="000E3686"/>
    <w:rsid w:val="000E7B75"/>
    <w:rsid w:val="000F0EA3"/>
    <w:rsid w:val="000F400A"/>
    <w:rsid w:val="000F788F"/>
    <w:rsid w:val="001029BB"/>
    <w:rsid w:val="00126466"/>
    <w:rsid w:val="00133E0A"/>
    <w:rsid w:val="00153E70"/>
    <w:rsid w:val="00161414"/>
    <w:rsid w:val="0017061A"/>
    <w:rsid w:val="00173B45"/>
    <w:rsid w:val="001A53B2"/>
    <w:rsid w:val="001A7C7E"/>
    <w:rsid w:val="001D3CF8"/>
    <w:rsid w:val="001F3ACF"/>
    <w:rsid w:val="002065D1"/>
    <w:rsid w:val="002119AC"/>
    <w:rsid w:val="00215394"/>
    <w:rsid w:val="0022425C"/>
    <w:rsid w:val="002273B3"/>
    <w:rsid w:val="00250058"/>
    <w:rsid w:val="00264E5A"/>
    <w:rsid w:val="002744C0"/>
    <w:rsid w:val="002830B5"/>
    <w:rsid w:val="002D0732"/>
    <w:rsid w:val="002D75B6"/>
    <w:rsid w:val="002F4111"/>
    <w:rsid w:val="002F5191"/>
    <w:rsid w:val="00332649"/>
    <w:rsid w:val="00351D3D"/>
    <w:rsid w:val="003544B1"/>
    <w:rsid w:val="00363EC0"/>
    <w:rsid w:val="00364BF8"/>
    <w:rsid w:val="003963B3"/>
    <w:rsid w:val="003973CB"/>
    <w:rsid w:val="003A0E98"/>
    <w:rsid w:val="003A4ED4"/>
    <w:rsid w:val="003A63B5"/>
    <w:rsid w:val="003C21BA"/>
    <w:rsid w:val="003C45CD"/>
    <w:rsid w:val="003E34CD"/>
    <w:rsid w:val="00405D43"/>
    <w:rsid w:val="00425848"/>
    <w:rsid w:val="0043657E"/>
    <w:rsid w:val="0044544F"/>
    <w:rsid w:val="0045105D"/>
    <w:rsid w:val="004617B3"/>
    <w:rsid w:val="0047107A"/>
    <w:rsid w:val="00480E6D"/>
    <w:rsid w:val="00482F78"/>
    <w:rsid w:val="0049763C"/>
    <w:rsid w:val="004A0420"/>
    <w:rsid w:val="004A275B"/>
    <w:rsid w:val="004C133E"/>
    <w:rsid w:val="004C4C4D"/>
    <w:rsid w:val="004C6F66"/>
    <w:rsid w:val="004C7CE0"/>
    <w:rsid w:val="004E7CA1"/>
    <w:rsid w:val="004F188D"/>
    <w:rsid w:val="0050115A"/>
    <w:rsid w:val="005217B6"/>
    <w:rsid w:val="00525602"/>
    <w:rsid w:val="00532722"/>
    <w:rsid w:val="00547D60"/>
    <w:rsid w:val="00550209"/>
    <w:rsid w:val="00574E04"/>
    <w:rsid w:val="00584E55"/>
    <w:rsid w:val="00592628"/>
    <w:rsid w:val="005A1721"/>
    <w:rsid w:val="005A3B63"/>
    <w:rsid w:val="005F47DE"/>
    <w:rsid w:val="006035DB"/>
    <w:rsid w:val="006041A5"/>
    <w:rsid w:val="0061665D"/>
    <w:rsid w:val="00624BDD"/>
    <w:rsid w:val="00634121"/>
    <w:rsid w:val="0066503D"/>
    <w:rsid w:val="006772D5"/>
    <w:rsid w:val="00685BE4"/>
    <w:rsid w:val="00687EB7"/>
    <w:rsid w:val="00695CA7"/>
    <w:rsid w:val="00696EF8"/>
    <w:rsid w:val="006A5787"/>
    <w:rsid w:val="006B2841"/>
    <w:rsid w:val="006B6EC6"/>
    <w:rsid w:val="006C2B5E"/>
    <w:rsid w:val="006D2340"/>
    <w:rsid w:val="006E4AB9"/>
    <w:rsid w:val="006F086B"/>
    <w:rsid w:val="00716437"/>
    <w:rsid w:val="00716646"/>
    <w:rsid w:val="0072303B"/>
    <w:rsid w:val="00730087"/>
    <w:rsid w:val="00732A75"/>
    <w:rsid w:val="00742132"/>
    <w:rsid w:val="00743B5A"/>
    <w:rsid w:val="007569FD"/>
    <w:rsid w:val="00772EC6"/>
    <w:rsid w:val="007854A7"/>
    <w:rsid w:val="007A5212"/>
    <w:rsid w:val="007C7319"/>
    <w:rsid w:val="007E2536"/>
    <w:rsid w:val="007E2BB6"/>
    <w:rsid w:val="007E6A4C"/>
    <w:rsid w:val="007F0EBE"/>
    <w:rsid w:val="007F78AE"/>
    <w:rsid w:val="00803AE9"/>
    <w:rsid w:val="00815CEE"/>
    <w:rsid w:val="008234E6"/>
    <w:rsid w:val="00854473"/>
    <w:rsid w:val="00865154"/>
    <w:rsid w:val="00874B8B"/>
    <w:rsid w:val="00891C80"/>
    <w:rsid w:val="008A3387"/>
    <w:rsid w:val="008B6193"/>
    <w:rsid w:val="008C36C8"/>
    <w:rsid w:val="008C4090"/>
    <w:rsid w:val="008D361F"/>
    <w:rsid w:val="008E03B4"/>
    <w:rsid w:val="008E2ED1"/>
    <w:rsid w:val="008E621B"/>
    <w:rsid w:val="009049E5"/>
    <w:rsid w:val="00917837"/>
    <w:rsid w:val="0096235A"/>
    <w:rsid w:val="00962EC7"/>
    <w:rsid w:val="009718FB"/>
    <w:rsid w:val="00980798"/>
    <w:rsid w:val="009847B3"/>
    <w:rsid w:val="009853B7"/>
    <w:rsid w:val="0098659A"/>
    <w:rsid w:val="009A65C7"/>
    <w:rsid w:val="009B7026"/>
    <w:rsid w:val="009C0880"/>
    <w:rsid w:val="009D361A"/>
    <w:rsid w:val="009E7B80"/>
    <w:rsid w:val="009F4636"/>
    <w:rsid w:val="009F4785"/>
    <w:rsid w:val="00A06A43"/>
    <w:rsid w:val="00A132CA"/>
    <w:rsid w:val="00A53EE6"/>
    <w:rsid w:val="00A721CA"/>
    <w:rsid w:val="00AB10E0"/>
    <w:rsid w:val="00AB1370"/>
    <w:rsid w:val="00AD6F92"/>
    <w:rsid w:val="00AD73C2"/>
    <w:rsid w:val="00AE292C"/>
    <w:rsid w:val="00AE769F"/>
    <w:rsid w:val="00AF78BE"/>
    <w:rsid w:val="00B00312"/>
    <w:rsid w:val="00B01544"/>
    <w:rsid w:val="00B05858"/>
    <w:rsid w:val="00B12673"/>
    <w:rsid w:val="00B162EE"/>
    <w:rsid w:val="00B20ADA"/>
    <w:rsid w:val="00B238CC"/>
    <w:rsid w:val="00B23D4A"/>
    <w:rsid w:val="00B3358F"/>
    <w:rsid w:val="00B41BA5"/>
    <w:rsid w:val="00B44845"/>
    <w:rsid w:val="00B471A5"/>
    <w:rsid w:val="00B47D3F"/>
    <w:rsid w:val="00B51EC4"/>
    <w:rsid w:val="00B6437E"/>
    <w:rsid w:val="00B806D1"/>
    <w:rsid w:val="00B83809"/>
    <w:rsid w:val="00BA6915"/>
    <w:rsid w:val="00BB6846"/>
    <w:rsid w:val="00BC2F7C"/>
    <w:rsid w:val="00BC3357"/>
    <w:rsid w:val="00BC3775"/>
    <w:rsid w:val="00BC4938"/>
    <w:rsid w:val="00BC6717"/>
    <w:rsid w:val="00BF30F3"/>
    <w:rsid w:val="00BF64AF"/>
    <w:rsid w:val="00BF716B"/>
    <w:rsid w:val="00C120D5"/>
    <w:rsid w:val="00C41E74"/>
    <w:rsid w:val="00C523C4"/>
    <w:rsid w:val="00C550C1"/>
    <w:rsid w:val="00C63C83"/>
    <w:rsid w:val="00C84FB3"/>
    <w:rsid w:val="00C86BA7"/>
    <w:rsid w:val="00CA36B2"/>
    <w:rsid w:val="00CB3C3D"/>
    <w:rsid w:val="00CB4B9C"/>
    <w:rsid w:val="00CB523D"/>
    <w:rsid w:val="00CC1CE9"/>
    <w:rsid w:val="00CC7C34"/>
    <w:rsid w:val="00CD0028"/>
    <w:rsid w:val="00CD2218"/>
    <w:rsid w:val="00CE07F9"/>
    <w:rsid w:val="00CE7213"/>
    <w:rsid w:val="00D0552D"/>
    <w:rsid w:val="00D1542C"/>
    <w:rsid w:val="00D23270"/>
    <w:rsid w:val="00D2431B"/>
    <w:rsid w:val="00D34658"/>
    <w:rsid w:val="00D47525"/>
    <w:rsid w:val="00D606FC"/>
    <w:rsid w:val="00D96426"/>
    <w:rsid w:val="00DA596D"/>
    <w:rsid w:val="00DB3F33"/>
    <w:rsid w:val="00DC080F"/>
    <w:rsid w:val="00DC5CBB"/>
    <w:rsid w:val="00DD7C9E"/>
    <w:rsid w:val="00DE2BFB"/>
    <w:rsid w:val="00E0074C"/>
    <w:rsid w:val="00E0079C"/>
    <w:rsid w:val="00E00E1A"/>
    <w:rsid w:val="00E11C6A"/>
    <w:rsid w:val="00E1262D"/>
    <w:rsid w:val="00E54B60"/>
    <w:rsid w:val="00E80A09"/>
    <w:rsid w:val="00E965C9"/>
    <w:rsid w:val="00EA3E70"/>
    <w:rsid w:val="00EB1049"/>
    <w:rsid w:val="00ED0F12"/>
    <w:rsid w:val="00ED48EC"/>
    <w:rsid w:val="00EE0958"/>
    <w:rsid w:val="00EE7C85"/>
    <w:rsid w:val="00EE7CAE"/>
    <w:rsid w:val="00EF3F8F"/>
    <w:rsid w:val="00F04BC1"/>
    <w:rsid w:val="00F05701"/>
    <w:rsid w:val="00F11315"/>
    <w:rsid w:val="00F160B8"/>
    <w:rsid w:val="00F27F53"/>
    <w:rsid w:val="00F45064"/>
    <w:rsid w:val="00F6578B"/>
    <w:rsid w:val="00F70F07"/>
    <w:rsid w:val="00F73254"/>
    <w:rsid w:val="00F90742"/>
    <w:rsid w:val="00F96365"/>
    <w:rsid w:val="00FA0DC6"/>
    <w:rsid w:val="00FA17A8"/>
    <w:rsid w:val="00FA3DFA"/>
    <w:rsid w:val="00FA5F7A"/>
    <w:rsid w:val="00FB34E6"/>
    <w:rsid w:val="00FC7A89"/>
    <w:rsid w:val="00FD374F"/>
    <w:rsid w:val="00FE42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564F91"/>
  <w15:docId w15:val="{F7E2CBFB-7369-4803-9D07-A5727CC92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361F"/>
    <w:rPr>
      <w:rFonts w:ascii="Calibri" w:hAnsi="Calibri" w:cs="Calibri"/>
    </w:rPr>
  </w:style>
  <w:style w:type="paragraph" w:styleId="Heading1">
    <w:name w:val="heading 1"/>
    <w:basedOn w:val="Normal"/>
    <w:next w:val="Normal"/>
    <w:link w:val="Heading1Char"/>
    <w:uiPriority w:val="99"/>
    <w:qFormat/>
    <w:rsid w:val="0061665D"/>
    <w:pPr>
      <w:keepNext/>
      <w:spacing w:before="240" w:after="60"/>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uiPriority w:val="9"/>
    <w:semiHidden/>
    <w:unhideWhenUsed/>
    <w:qFormat/>
    <w:rsid w:val="00E1262D"/>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D361F"/>
    <w:pPr>
      <w:widowControl w:val="0"/>
      <w:autoSpaceDE w:val="0"/>
      <w:autoSpaceDN w:val="0"/>
      <w:adjustRightInd w:val="0"/>
    </w:pPr>
    <w:rPr>
      <w:rFonts w:ascii="Arial" w:hAnsi="Arial" w:cs="Arial"/>
      <w:color w:val="000000"/>
    </w:rPr>
  </w:style>
  <w:style w:type="paragraph" w:styleId="FootnoteText">
    <w:name w:val="footnote text"/>
    <w:basedOn w:val="Normal"/>
    <w:link w:val="FootnoteTextChar"/>
    <w:uiPriority w:val="99"/>
    <w:rsid w:val="00B51EC4"/>
    <w:rPr>
      <w:rFonts w:ascii="Times New Roman" w:hAnsi="Times New Roman" w:cs="Times New Roman"/>
      <w:sz w:val="20"/>
      <w:szCs w:val="20"/>
    </w:rPr>
  </w:style>
  <w:style w:type="character" w:customStyle="1" w:styleId="FootnoteTextChar">
    <w:name w:val="Footnote Text Char"/>
    <w:basedOn w:val="DefaultParagraphFont"/>
    <w:link w:val="FootnoteText"/>
    <w:uiPriority w:val="99"/>
    <w:rsid w:val="00B51EC4"/>
    <w:rPr>
      <w:rFonts w:ascii="Times New Roman" w:hAnsi="Times New Roman" w:cs="Times New Roman"/>
      <w:sz w:val="20"/>
      <w:szCs w:val="20"/>
    </w:rPr>
  </w:style>
  <w:style w:type="character" w:styleId="FootnoteReference">
    <w:name w:val="footnote reference"/>
    <w:basedOn w:val="DefaultParagraphFont"/>
    <w:uiPriority w:val="99"/>
    <w:rsid w:val="00B51EC4"/>
    <w:rPr>
      <w:rFonts w:ascii="Times New Roman" w:hAnsi="Times New Roman" w:cs="Times New Roman"/>
      <w:vertAlign w:val="superscript"/>
    </w:rPr>
  </w:style>
  <w:style w:type="character" w:styleId="Hyperlink">
    <w:name w:val="Hyperlink"/>
    <w:basedOn w:val="DefaultParagraphFont"/>
    <w:uiPriority w:val="99"/>
    <w:unhideWhenUsed/>
    <w:rsid w:val="00732A75"/>
    <w:rPr>
      <w:color w:val="0000FF" w:themeColor="hyperlink"/>
      <w:u w:val="single"/>
    </w:rPr>
  </w:style>
  <w:style w:type="paragraph" w:styleId="Header">
    <w:name w:val="header"/>
    <w:basedOn w:val="Normal"/>
    <w:link w:val="HeaderChar"/>
    <w:uiPriority w:val="99"/>
    <w:unhideWhenUsed/>
    <w:rsid w:val="00EE7CAE"/>
    <w:pPr>
      <w:tabs>
        <w:tab w:val="center" w:pos="4680"/>
        <w:tab w:val="right" w:pos="9360"/>
      </w:tabs>
    </w:pPr>
  </w:style>
  <w:style w:type="character" w:customStyle="1" w:styleId="HeaderChar">
    <w:name w:val="Header Char"/>
    <w:basedOn w:val="DefaultParagraphFont"/>
    <w:link w:val="Header"/>
    <w:uiPriority w:val="99"/>
    <w:rsid w:val="00EE7CAE"/>
    <w:rPr>
      <w:rFonts w:ascii="Calibri" w:hAnsi="Calibri" w:cs="Calibri"/>
    </w:rPr>
  </w:style>
  <w:style w:type="paragraph" w:styleId="Footer">
    <w:name w:val="footer"/>
    <w:basedOn w:val="Normal"/>
    <w:link w:val="FooterChar"/>
    <w:uiPriority w:val="99"/>
    <w:unhideWhenUsed/>
    <w:rsid w:val="00EE7CAE"/>
    <w:pPr>
      <w:tabs>
        <w:tab w:val="center" w:pos="4680"/>
        <w:tab w:val="right" w:pos="9360"/>
      </w:tabs>
    </w:pPr>
  </w:style>
  <w:style w:type="character" w:customStyle="1" w:styleId="FooterChar">
    <w:name w:val="Footer Char"/>
    <w:basedOn w:val="DefaultParagraphFont"/>
    <w:link w:val="Footer"/>
    <w:uiPriority w:val="99"/>
    <w:rsid w:val="00EE7CAE"/>
    <w:rPr>
      <w:rFonts w:ascii="Calibri" w:hAnsi="Calibri" w:cs="Calibri"/>
    </w:rPr>
  </w:style>
  <w:style w:type="paragraph" w:customStyle="1" w:styleId="Legal2L1">
    <w:name w:val="Legal2_L1"/>
    <w:basedOn w:val="Normal"/>
    <w:next w:val="Normal"/>
    <w:uiPriority w:val="99"/>
    <w:rsid w:val="008E2ED1"/>
    <w:pPr>
      <w:numPr>
        <w:numId w:val="1"/>
      </w:numPr>
      <w:spacing w:after="120"/>
      <w:jc w:val="both"/>
      <w:outlineLvl w:val="0"/>
    </w:pPr>
    <w:rPr>
      <w:rFonts w:ascii="Times New Roman" w:eastAsia="Times New Roman" w:hAnsi="Times New Roman" w:cs="Times New Roman"/>
      <w:sz w:val="18"/>
      <w:szCs w:val="20"/>
    </w:rPr>
  </w:style>
  <w:style w:type="paragraph" w:customStyle="1" w:styleId="Legal2L2">
    <w:name w:val="Legal2_L2"/>
    <w:basedOn w:val="Legal2L1"/>
    <w:next w:val="Normal"/>
    <w:uiPriority w:val="99"/>
    <w:rsid w:val="008E2ED1"/>
    <w:pPr>
      <w:numPr>
        <w:ilvl w:val="1"/>
      </w:numPr>
      <w:outlineLvl w:val="1"/>
    </w:pPr>
  </w:style>
  <w:style w:type="paragraph" w:customStyle="1" w:styleId="Legal2L3">
    <w:name w:val="Legal2_L3"/>
    <w:basedOn w:val="Legal2L2"/>
    <w:next w:val="Normal"/>
    <w:uiPriority w:val="99"/>
    <w:rsid w:val="008E2ED1"/>
    <w:pPr>
      <w:numPr>
        <w:ilvl w:val="2"/>
      </w:numPr>
      <w:outlineLvl w:val="2"/>
    </w:pPr>
  </w:style>
  <w:style w:type="paragraph" w:customStyle="1" w:styleId="Legal2L4">
    <w:name w:val="Legal2_L4"/>
    <w:basedOn w:val="Legal2L3"/>
    <w:next w:val="Normal"/>
    <w:uiPriority w:val="99"/>
    <w:rsid w:val="008E2ED1"/>
    <w:pPr>
      <w:numPr>
        <w:ilvl w:val="3"/>
      </w:numPr>
      <w:outlineLvl w:val="3"/>
    </w:pPr>
  </w:style>
  <w:style w:type="paragraph" w:customStyle="1" w:styleId="Legal2L5">
    <w:name w:val="Legal2_L5"/>
    <w:basedOn w:val="Legal2L4"/>
    <w:next w:val="Normal"/>
    <w:uiPriority w:val="99"/>
    <w:rsid w:val="008E2ED1"/>
    <w:pPr>
      <w:numPr>
        <w:ilvl w:val="4"/>
      </w:numPr>
      <w:outlineLvl w:val="4"/>
    </w:pPr>
  </w:style>
  <w:style w:type="paragraph" w:customStyle="1" w:styleId="Legal2L6">
    <w:name w:val="Legal2_L6"/>
    <w:basedOn w:val="Legal2L5"/>
    <w:next w:val="Normal"/>
    <w:uiPriority w:val="99"/>
    <w:rsid w:val="008E2ED1"/>
    <w:pPr>
      <w:numPr>
        <w:ilvl w:val="5"/>
      </w:numPr>
      <w:outlineLvl w:val="5"/>
    </w:pPr>
  </w:style>
  <w:style w:type="paragraph" w:customStyle="1" w:styleId="Legal2L7">
    <w:name w:val="Legal2_L7"/>
    <w:basedOn w:val="Legal2L6"/>
    <w:next w:val="Normal"/>
    <w:uiPriority w:val="99"/>
    <w:rsid w:val="008E2ED1"/>
    <w:pPr>
      <w:numPr>
        <w:ilvl w:val="6"/>
      </w:numPr>
      <w:outlineLvl w:val="6"/>
    </w:pPr>
  </w:style>
  <w:style w:type="paragraph" w:customStyle="1" w:styleId="Legal2L8">
    <w:name w:val="Legal2_L8"/>
    <w:basedOn w:val="Legal2L7"/>
    <w:next w:val="Normal"/>
    <w:uiPriority w:val="99"/>
    <w:rsid w:val="008E2ED1"/>
    <w:pPr>
      <w:numPr>
        <w:ilvl w:val="7"/>
      </w:numPr>
      <w:outlineLvl w:val="7"/>
    </w:pPr>
  </w:style>
  <w:style w:type="paragraph" w:customStyle="1" w:styleId="Legal2L9">
    <w:name w:val="Legal2_L9"/>
    <w:basedOn w:val="Legal2L8"/>
    <w:next w:val="Normal"/>
    <w:uiPriority w:val="99"/>
    <w:rsid w:val="008E2ED1"/>
    <w:pPr>
      <w:numPr>
        <w:ilvl w:val="8"/>
      </w:numPr>
      <w:outlineLvl w:val="8"/>
    </w:pPr>
  </w:style>
  <w:style w:type="character" w:customStyle="1" w:styleId="Heading1Char">
    <w:name w:val="Heading 1 Char"/>
    <w:basedOn w:val="DefaultParagraphFont"/>
    <w:link w:val="Heading1"/>
    <w:uiPriority w:val="9"/>
    <w:rsid w:val="0061665D"/>
    <w:rPr>
      <w:rFonts w:ascii="Cambria" w:eastAsia="Times New Roman" w:hAnsi="Cambria" w:cs="Times New Roman"/>
      <w:b/>
      <w:bCs/>
      <w:kern w:val="32"/>
      <w:sz w:val="32"/>
      <w:szCs w:val="32"/>
    </w:rPr>
  </w:style>
  <w:style w:type="paragraph" w:styleId="ListParagraph">
    <w:name w:val="List Paragraph"/>
    <w:basedOn w:val="Normal"/>
    <w:uiPriority w:val="34"/>
    <w:qFormat/>
    <w:rsid w:val="00CB3C3D"/>
    <w:pPr>
      <w:ind w:left="720"/>
    </w:pPr>
    <w:rPr>
      <w:rFonts w:ascii="Times New Roman" w:eastAsia="Times New Roman" w:hAnsi="Times New Roman" w:cs="Times New Roman"/>
    </w:rPr>
  </w:style>
  <w:style w:type="character" w:styleId="CommentReference">
    <w:name w:val="annotation reference"/>
    <w:basedOn w:val="DefaultParagraphFont"/>
    <w:uiPriority w:val="99"/>
    <w:semiHidden/>
    <w:rsid w:val="002830B5"/>
    <w:rPr>
      <w:rFonts w:cs="Times New Roman"/>
      <w:sz w:val="16"/>
      <w:szCs w:val="16"/>
    </w:rPr>
  </w:style>
  <w:style w:type="paragraph" w:customStyle="1" w:styleId="LegalLevel1">
    <w:name w:val=".Legal Level 1"/>
    <w:basedOn w:val="Normal"/>
    <w:rsid w:val="00425848"/>
    <w:pPr>
      <w:numPr>
        <w:numId w:val="7"/>
      </w:numPr>
      <w:spacing w:before="120" w:after="120"/>
      <w:jc w:val="both"/>
    </w:pPr>
    <w:rPr>
      <w:rFonts w:ascii="Arial" w:eastAsia="Times New Roman" w:hAnsi="Arial" w:cs="Arial"/>
      <w:color w:val="000000"/>
      <w:sz w:val="18"/>
      <w:szCs w:val="18"/>
    </w:rPr>
  </w:style>
  <w:style w:type="paragraph" w:customStyle="1" w:styleId="LegalLevel2">
    <w:name w:val=".Legal Level 2"/>
    <w:basedOn w:val="Normal"/>
    <w:rsid w:val="00425848"/>
    <w:pPr>
      <w:numPr>
        <w:ilvl w:val="1"/>
        <w:numId w:val="7"/>
      </w:numPr>
      <w:spacing w:before="120" w:after="120"/>
      <w:jc w:val="both"/>
      <w:outlineLvl w:val="1"/>
    </w:pPr>
    <w:rPr>
      <w:rFonts w:ascii="Arial" w:eastAsia="Times New Roman" w:hAnsi="Arial" w:cs="Arial"/>
      <w:color w:val="000000"/>
      <w:sz w:val="18"/>
      <w:szCs w:val="18"/>
    </w:rPr>
  </w:style>
  <w:style w:type="paragraph" w:customStyle="1" w:styleId="LegalLevel3">
    <w:name w:val=".Legal Level 3"/>
    <w:basedOn w:val="Normal"/>
    <w:rsid w:val="00425848"/>
    <w:pPr>
      <w:numPr>
        <w:ilvl w:val="2"/>
        <w:numId w:val="7"/>
      </w:numPr>
      <w:spacing w:before="120"/>
      <w:jc w:val="both"/>
    </w:pPr>
    <w:rPr>
      <w:rFonts w:ascii="Arial" w:eastAsia="Times New Roman" w:hAnsi="Arial" w:cs="Arial"/>
      <w:color w:val="000000"/>
      <w:sz w:val="18"/>
      <w:szCs w:val="18"/>
    </w:rPr>
  </w:style>
  <w:style w:type="paragraph" w:customStyle="1" w:styleId="LegalLevel4">
    <w:name w:val=".Legal Level 4"/>
    <w:basedOn w:val="Normal"/>
    <w:rsid w:val="00425848"/>
    <w:pPr>
      <w:numPr>
        <w:ilvl w:val="3"/>
        <w:numId w:val="7"/>
      </w:numPr>
      <w:spacing w:before="120" w:after="120"/>
    </w:pPr>
    <w:rPr>
      <w:rFonts w:ascii="Arial" w:eastAsia="Times New Roman" w:hAnsi="Arial" w:cs="Arial"/>
      <w:sz w:val="18"/>
      <w:szCs w:val="18"/>
    </w:rPr>
  </w:style>
  <w:style w:type="character" w:customStyle="1" w:styleId="BodyText1">
    <w:name w:val="Body Text1"/>
    <w:basedOn w:val="DefaultParagraphFont"/>
    <w:uiPriority w:val="99"/>
    <w:rsid w:val="00425848"/>
    <w:rPr>
      <w:spacing w:val="0"/>
      <w:sz w:val="17"/>
      <w:szCs w:val="17"/>
      <w:u w:val="single"/>
    </w:rPr>
  </w:style>
  <w:style w:type="paragraph" w:styleId="CommentText">
    <w:name w:val="annotation text"/>
    <w:basedOn w:val="Normal"/>
    <w:link w:val="CommentTextChar"/>
    <w:uiPriority w:val="99"/>
    <w:unhideWhenUsed/>
    <w:rsid w:val="000E3686"/>
  </w:style>
  <w:style w:type="character" w:customStyle="1" w:styleId="CommentTextChar">
    <w:name w:val="Comment Text Char"/>
    <w:basedOn w:val="DefaultParagraphFont"/>
    <w:link w:val="CommentText"/>
    <w:uiPriority w:val="99"/>
    <w:rsid w:val="000E3686"/>
    <w:rPr>
      <w:rFonts w:ascii="Calibri" w:hAnsi="Calibri" w:cs="Calibri"/>
    </w:rPr>
  </w:style>
  <w:style w:type="paragraph" w:styleId="BalloonText">
    <w:name w:val="Balloon Text"/>
    <w:basedOn w:val="Normal"/>
    <w:link w:val="BalloonTextChar"/>
    <w:uiPriority w:val="99"/>
    <w:semiHidden/>
    <w:unhideWhenUsed/>
    <w:rsid w:val="000E3686"/>
    <w:rPr>
      <w:rFonts w:ascii="Tahoma" w:hAnsi="Tahoma" w:cs="Tahoma"/>
      <w:sz w:val="16"/>
      <w:szCs w:val="16"/>
    </w:rPr>
  </w:style>
  <w:style w:type="character" w:customStyle="1" w:styleId="BalloonTextChar">
    <w:name w:val="Balloon Text Char"/>
    <w:basedOn w:val="DefaultParagraphFont"/>
    <w:link w:val="BalloonText"/>
    <w:uiPriority w:val="99"/>
    <w:semiHidden/>
    <w:rsid w:val="000E3686"/>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D2431B"/>
    <w:rPr>
      <w:b/>
      <w:bCs/>
      <w:sz w:val="20"/>
      <w:szCs w:val="20"/>
    </w:rPr>
  </w:style>
  <w:style w:type="character" w:customStyle="1" w:styleId="CommentSubjectChar">
    <w:name w:val="Comment Subject Char"/>
    <w:basedOn w:val="CommentTextChar"/>
    <w:link w:val="CommentSubject"/>
    <w:uiPriority w:val="99"/>
    <w:semiHidden/>
    <w:rsid w:val="00D2431B"/>
    <w:rPr>
      <w:rFonts w:ascii="Calibri" w:hAnsi="Calibri" w:cs="Calibri"/>
      <w:b/>
      <w:bCs/>
      <w:sz w:val="20"/>
      <w:szCs w:val="20"/>
    </w:rPr>
  </w:style>
  <w:style w:type="character" w:customStyle="1" w:styleId="Heading2Char">
    <w:name w:val="Heading 2 Char"/>
    <w:basedOn w:val="DefaultParagraphFont"/>
    <w:link w:val="Heading2"/>
    <w:uiPriority w:val="9"/>
    <w:semiHidden/>
    <w:rsid w:val="00E1262D"/>
    <w:rPr>
      <w:rFonts w:asciiTheme="majorHAnsi" w:eastAsiaTheme="majorEastAsia" w:hAnsiTheme="majorHAnsi" w:cstheme="majorBidi"/>
      <w:color w:val="365F91" w:themeColor="accent1" w:themeShade="BF"/>
      <w:sz w:val="26"/>
      <w:szCs w:val="26"/>
    </w:rPr>
  </w:style>
  <w:style w:type="paragraph" w:customStyle="1" w:styleId="pf0">
    <w:name w:val="pf0"/>
    <w:basedOn w:val="Normal"/>
    <w:rsid w:val="00634121"/>
    <w:pPr>
      <w:spacing w:before="100" w:beforeAutospacing="1" w:after="100" w:afterAutospacing="1"/>
    </w:pPr>
    <w:rPr>
      <w:rFonts w:ascii="Times New Roman" w:eastAsia="Times New Roman" w:hAnsi="Times New Roman" w:cs="Times New Roman"/>
    </w:rPr>
  </w:style>
  <w:style w:type="character" w:customStyle="1" w:styleId="cf01">
    <w:name w:val="cf01"/>
    <w:basedOn w:val="DefaultParagraphFont"/>
    <w:rsid w:val="00634121"/>
    <w:rPr>
      <w:rFonts w:ascii="Segoe UI" w:hAnsi="Segoe UI" w:cs="Segoe UI" w:hint="default"/>
      <w:sz w:val="18"/>
      <w:szCs w:val="18"/>
    </w:rPr>
  </w:style>
  <w:style w:type="character" w:styleId="UnresolvedMention">
    <w:name w:val="Unresolved Mention"/>
    <w:basedOn w:val="DefaultParagraphFont"/>
    <w:uiPriority w:val="99"/>
    <w:semiHidden/>
    <w:unhideWhenUsed/>
    <w:rsid w:val="00C120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olynx.solutions/terms.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F8C418-C9CD-4DB6-9045-E8B36C0F30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11</Pages>
  <Words>5734</Words>
  <Characters>32686</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Frew Family Investments Pty Limited</Company>
  <LinksUpToDate>false</LinksUpToDate>
  <CharactersWithSpaces>38344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Frew</dc:creator>
  <cp:keywords/>
  <dc:description/>
  <cp:lastModifiedBy>Rafael Solano</cp:lastModifiedBy>
  <cp:revision>4</cp:revision>
  <cp:lastPrinted>2011-11-23T05:27:00Z</cp:lastPrinted>
  <dcterms:created xsi:type="dcterms:W3CDTF">2026-07-08T21:26:00Z</dcterms:created>
  <dcterms:modified xsi:type="dcterms:W3CDTF">2026-07-09T23:56:00Z</dcterms:modified>
</cp:coreProperties>
</file>